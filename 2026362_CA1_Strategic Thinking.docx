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AEEE3" w14:textId="77777777" w:rsidR="007A6D13" w:rsidRPr="00317489" w:rsidRDefault="007A6D13">
      <w:pPr>
        <w:spacing w:after="200" w:line="360" w:lineRule="auto"/>
        <w:jc w:val="center"/>
        <w:rPr>
          <w:rFonts w:ascii="Arial" w:hAnsi="Arial" w:cs="Arial"/>
          <w:color w:val="000000" w:themeColor="text1"/>
          <w:sz w:val="24"/>
          <w:szCs w:val="24"/>
        </w:rPr>
        <w:pPrChange w:id="0" w:author="Microsoft Office User" w:date="2026-10-15T11:14:00Z">
          <w:pPr>
            <w:spacing w:after="200" w:line="360" w:lineRule="auto"/>
            <w:jc w:val="both"/>
          </w:pPr>
        </w:pPrChange>
      </w:pPr>
      <w:r w:rsidRPr="00317489">
        <w:rPr>
          <w:rFonts w:ascii="Arial" w:hAnsi="Arial" w:cs="Arial"/>
          <w:noProof/>
          <w:color w:val="000000" w:themeColor="text1"/>
          <w:sz w:val="24"/>
          <w:szCs w:val="24"/>
        </w:rPr>
        <w:drawing>
          <wp:inline distT="0" distB="0" distL="0" distR="0" wp14:anchorId="15422011" wp14:editId="24D4E1AD">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51DB6E87" w14:textId="77777777" w:rsidR="007A6D13" w:rsidRPr="00317489" w:rsidRDefault="007A6D13" w:rsidP="000C0810">
      <w:pPr>
        <w:spacing w:after="100"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Assessment Cover Page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FD2BE5" w:rsidRPr="00317489" w14:paraId="5E38E1FB"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C18D1"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F9B8"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 xml:space="preserve">Silvia Elena </w:t>
            </w:r>
            <w:proofErr w:type="spellStart"/>
            <w:r w:rsidRPr="00317489">
              <w:rPr>
                <w:rFonts w:ascii="Arial" w:hAnsi="Arial" w:cs="Arial"/>
                <w:color w:val="000000" w:themeColor="text1"/>
                <w:sz w:val="24"/>
                <w:szCs w:val="24"/>
              </w:rPr>
              <w:t>Solano</w:t>
            </w:r>
            <w:proofErr w:type="spellEnd"/>
            <w:r w:rsidRPr="00317489">
              <w:rPr>
                <w:rFonts w:ascii="Arial" w:hAnsi="Arial" w:cs="Arial"/>
                <w:color w:val="000000" w:themeColor="text1"/>
                <w:sz w:val="24"/>
                <w:szCs w:val="24"/>
              </w:rPr>
              <w:t xml:space="preserve"> </w:t>
            </w:r>
            <w:proofErr w:type="spellStart"/>
            <w:r w:rsidRPr="00317489">
              <w:rPr>
                <w:rFonts w:ascii="Arial" w:hAnsi="Arial" w:cs="Arial"/>
                <w:color w:val="000000" w:themeColor="text1"/>
                <w:sz w:val="24"/>
                <w:szCs w:val="24"/>
              </w:rPr>
              <w:t>Marchini</w:t>
            </w:r>
            <w:proofErr w:type="spellEnd"/>
          </w:p>
        </w:tc>
      </w:tr>
      <w:tr w:rsidR="00FD2BE5" w:rsidRPr="00317489" w14:paraId="62089CD4"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247BB"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699D6"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2026362</w:t>
            </w:r>
          </w:p>
        </w:tc>
      </w:tr>
      <w:tr w:rsidR="00FD2BE5" w:rsidRPr="00317489" w14:paraId="36FD431B"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5550B" w14:textId="77777777" w:rsidR="007A6D13" w:rsidRPr="00317489" w:rsidRDefault="007A6D13" w:rsidP="000C0810">
            <w:pPr>
              <w:spacing w:line="276" w:lineRule="auto"/>
              <w:rPr>
                <w:rFonts w:ascii="Arial" w:hAnsi="Arial" w:cs="Arial"/>
                <w:color w:val="000000" w:themeColor="text1"/>
                <w:sz w:val="24"/>
                <w:szCs w:val="24"/>
              </w:rPr>
            </w:pPr>
            <w:r w:rsidRPr="00317489">
              <w:rPr>
                <w:rFonts w:ascii="Arial" w:hAnsi="Arial" w:cs="Arial"/>
                <w:color w:val="000000" w:themeColor="text1"/>
                <w:sz w:val="24"/>
                <w:szCs w:val="24"/>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C73A4" w14:textId="77777777" w:rsidR="007A6D13" w:rsidRPr="00317489" w:rsidRDefault="007A6D13" w:rsidP="000C0810">
            <w:pPr>
              <w:spacing w:line="276" w:lineRule="auto"/>
              <w:rPr>
                <w:rFonts w:ascii="Arial" w:hAnsi="Arial" w:cs="Arial"/>
                <w:color w:val="000000" w:themeColor="text1"/>
                <w:sz w:val="24"/>
                <w:szCs w:val="24"/>
              </w:rPr>
            </w:pPr>
            <w:r w:rsidRPr="00317489">
              <w:rPr>
                <w:rFonts w:ascii="Arial" w:hAnsi="Arial" w:cs="Arial"/>
                <w:color w:val="000000" w:themeColor="text1"/>
                <w:sz w:val="24"/>
                <w:szCs w:val="24"/>
              </w:rPr>
              <w:t>Strategic Thinking</w:t>
            </w:r>
          </w:p>
        </w:tc>
      </w:tr>
      <w:tr w:rsidR="00FD2BE5" w:rsidRPr="00317489" w14:paraId="78B1416E"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42532"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3C675"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CA 1 – Capstone Project Proposal</w:t>
            </w:r>
          </w:p>
        </w:tc>
      </w:tr>
      <w:tr w:rsidR="00FD2BE5" w:rsidRPr="00317489" w14:paraId="00A114D8"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80B60"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949CC" w14:textId="77777777" w:rsidR="007A6D13" w:rsidRPr="00317489" w:rsidRDefault="00FD2BE5" w:rsidP="000C0810">
            <w:pPr>
              <w:spacing w:line="360" w:lineRule="auto"/>
              <w:jc w:val="both"/>
              <w:rPr>
                <w:rFonts w:ascii="Arial" w:hAnsi="Arial" w:cs="Arial"/>
                <w:color w:val="000000" w:themeColor="text1"/>
                <w:sz w:val="24"/>
                <w:szCs w:val="24"/>
              </w:rPr>
            </w:pPr>
            <w:proofErr w:type="spellStart"/>
            <w:r w:rsidRPr="00317489">
              <w:rPr>
                <w:rFonts w:ascii="Arial" w:hAnsi="Arial" w:cs="Arial"/>
                <w:color w:val="000000" w:themeColor="text1"/>
                <w:sz w:val="24"/>
                <w:szCs w:val="24"/>
              </w:rPr>
              <w:t>Taufique</w:t>
            </w:r>
            <w:proofErr w:type="spellEnd"/>
            <w:r w:rsidRPr="00317489">
              <w:rPr>
                <w:rFonts w:ascii="Arial" w:hAnsi="Arial" w:cs="Arial"/>
                <w:color w:val="000000" w:themeColor="text1"/>
                <w:sz w:val="24"/>
                <w:szCs w:val="24"/>
              </w:rPr>
              <w:t xml:space="preserve"> Ahmed</w:t>
            </w:r>
          </w:p>
        </w:tc>
      </w:tr>
      <w:tr w:rsidR="00FD2BE5" w:rsidRPr="00317489" w14:paraId="1A2FB8B8"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94E27"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8040B"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25.10.2026</w:t>
            </w:r>
          </w:p>
        </w:tc>
      </w:tr>
      <w:tr w:rsidR="00FD2BE5" w:rsidRPr="00317489" w14:paraId="28F22E05"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E3074" w14:textId="77777777"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5B089" w14:textId="6840BF9D" w:rsidR="007A6D13" w:rsidRPr="00317489" w:rsidRDefault="007A6D13"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2</w:t>
            </w:r>
            <w:ins w:id="1" w:author="Microsoft Office User" w:date="2026-10-22T10:31:00Z">
              <w:r w:rsidR="00DC5DAE">
                <w:rPr>
                  <w:rFonts w:ascii="Arial" w:hAnsi="Arial" w:cs="Arial"/>
                  <w:color w:val="000000" w:themeColor="text1"/>
                  <w:sz w:val="24"/>
                  <w:szCs w:val="24"/>
                </w:rPr>
                <w:t>3</w:t>
              </w:r>
            </w:ins>
            <w:del w:id="2" w:author="Microsoft Office User" w:date="2026-10-22T10:31:00Z">
              <w:r w:rsidRPr="00317489" w:rsidDel="00DC5DAE">
                <w:rPr>
                  <w:rFonts w:ascii="Arial" w:hAnsi="Arial" w:cs="Arial"/>
                  <w:color w:val="000000" w:themeColor="text1"/>
                  <w:sz w:val="24"/>
                  <w:szCs w:val="24"/>
                </w:rPr>
                <w:delText>4</w:delText>
              </w:r>
            </w:del>
            <w:r w:rsidRPr="00317489">
              <w:rPr>
                <w:rFonts w:ascii="Arial" w:hAnsi="Arial" w:cs="Arial"/>
                <w:color w:val="000000" w:themeColor="text1"/>
                <w:sz w:val="24"/>
                <w:szCs w:val="24"/>
              </w:rPr>
              <w:t>.20.2026</w:t>
            </w:r>
          </w:p>
        </w:tc>
      </w:tr>
    </w:tbl>
    <w:p w14:paraId="6DDC3CC5" w14:textId="77777777" w:rsidR="007A6D13" w:rsidRPr="00317489" w:rsidRDefault="007A6D13" w:rsidP="000C0810">
      <w:pPr>
        <w:spacing w:line="360" w:lineRule="auto"/>
        <w:jc w:val="both"/>
        <w:rPr>
          <w:rFonts w:ascii="Arial" w:hAnsi="Arial" w:cs="Arial"/>
          <w:color w:val="000000" w:themeColor="text1"/>
          <w:sz w:val="24"/>
          <w:szCs w:val="24"/>
        </w:rPr>
      </w:pPr>
    </w:p>
    <w:p w14:paraId="3514524B" w14:textId="77777777" w:rsidR="00FD2BE5" w:rsidRPr="00317489" w:rsidRDefault="00FD2BE5" w:rsidP="000C0810">
      <w:pPr>
        <w:spacing w:line="360" w:lineRule="auto"/>
        <w:jc w:val="both"/>
        <w:rPr>
          <w:rFonts w:ascii="Arial" w:hAnsi="Arial" w:cs="Arial"/>
          <w:color w:val="000000" w:themeColor="text1"/>
          <w:sz w:val="24"/>
          <w:szCs w:val="24"/>
        </w:rPr>
      </w:pPr>
    </w:p>
    <w:p w14:paraId="67A5E37B" w14:textId="77777777" w:rsidR="00FD2BE5" w:rsidRPr="00317489" w:rsidRDefault="00FD2BE5" w:rsidP="000C0810">
      <w:pPr>
        <w:spacing w:line="360" w:lineRule="auto"/>
        <w:jc w:val="both"/>
        <w:rPr>
          <w:rFonts w:ascii="Arial" w:hAnsi="Arial" w:cs="Arial"/>
          <w:b/>
          <w:bCs/>
          <w:color w:val="000000" w:themeColor="text1"/>
          <w:sz w:val="24"/>
          <w:szCs w:val="24"/>
        </w:rPr>
      </w:pPr>
      <w:r w:rsidRPr="00317489">
        <w:rPr>
          <w:rFonts w:ascii="Arial" w:hAnsi="Arial" w:cs="Arial"/>
          <w:b/>
          <w:bCs/>
          <w:color w:val="000000" w:themeColor="text1"/>
          <w:sz w:val="24"/>
          <w:szCs w:val="24"/>
        </w:rPr>
        <w:t>Use of AI Tools</w:t>
      </w:r>
    </w:p>
    <w:p w14:paraId="6214D686" w14:textId="77777777" w:rsidR="00FD2BE5" w:rsidRPr="00317489" w:rsidRDefault="00FD2BE5" w:rsidP="000C0810">
      <w:pPr>
        <w:spacing w:line="360" w:lineRule="auto"/>
        <w:jc w:val="both"/>
        <w:rPr>
          <w:rFonts w:ascii="Arial" w:hAnsi="Arial" w:cs="Arial"/>
          <w:b/>
          <w:bCs/>
          <w:color w:val="000000" w:themeColor="text1"/>
          <w:sz w:val="24"/>
          <w:szCs w:val="24"/>
        </w:rPr>
      </w:pPr>
    </w:p>
    <w:p w14:paraId="5476C1A6" w14:textId="310784FD" w:rsidR="00FD2BE5" w:rsidRPr="00317489" w:rsidRDefault="00FD2BE5"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 xml:space="preserve">I acknowledge </w:t>
      </w:r>
      <w:ins w:id="3" w:author="Microsoft Office User" w:date="2026-10-20T09:24:00Z">
        <w:r w:rsidR="009427BD">
          <w:rPr>
            <w:rFonts w:ascii="Arial" w:hAnsi="Arial" w:cs="Arial"/>
            <w:color w:val="000000" w:themeColor="text1"/>
            <w:sz w:val="24"/>
            <w:szCs w:val="24"/>
          </w:rPr>
          <w:t xml:space="preserve">using </w:t>
        </w:r>
      </w:ins>
      <w:del w:id="4" w:author="Microsoft Office User" w:date="2026-10-20T09:24:00Z">
        <w:r w:rsidRPr="00317489" w:rsidDel="009427BD">
          <w:rPr>
            <w:rFonts w:ascii="Arial" w:hAnsi="Arial" w:cs="Arial"/>
            <w:color w:val="000000" w:themeColor="text1"/>
            <w:sz w:val="24"/>
            <w:szCs w:val="24"/>
          </w:rPr>
          <w:delText xml:space="preserve">the use of </w:delText>
        </w:r>
      </w:del>
      <w:r w:rsidRPr="00317489">
        <w:rPr>
          <w:rFonts w:ascii="Arial" w:hAnsi="Arial" w:cs="Arial"/>
          <w:color w:val="000000" w:themeColor="text1"/>
          <w:sz w:val="24"/>
          <w:szCs w:val="24"/>
        </w:rPr>
        <w:t xml:space="preserve">Grammarly </w:t>
      </w:r>
      <w:del w:id="5" w:author="Microsoft Office User" w:date="2026-10-20T09:24:00Z">
        <w:r w:rsidRPr="00317489" w:rsidDel="009427BD">
          <w:rPr>
            <w:rFonts w:ascii="Arial" w:hAnsi="Arial" w:cs="Arial"/>
            <w:color w:val="000000" w:themeColor="text1"/>
            <w:sz w:val="24"/>
            <w:szCs w:val="24"/>
          </w:rPr>
          <w:delText xml:space="preserve">for the purpose of </w:delText>
        </w:r>
      </w:del>
      <w:ins w:id="6" w:author="Microsoft Office User" w:date="2026-10-20T09:24:00Z">
        <w:r w:rsidR="009427BD">
          <w:rPr>
            <w:rFonts w:ascii="Arial" w:hAnsi="Arial" w:cs="Arial"/>
            <w:color w:val="000000" w:themeColor="text1"/>
            <w:sz w:val="24"/>
            <w:szCs w:val="24"/>
          </w:rPr>
          <w:t xml:space="preserve">to </w:t>
        </w:r>
      </w:ins>
      <w:r w:rsidRPr="00317489">
        <w:rPr>
          <w:rFonts w:ascii="Arial" w:hAnsi="Arial" w:cs="Arial"/>
          <w:color w:val="000000" w:themeColor="text1"/>
          <w:sz w:val="24"/>
          <w:szCs w:val="24"/>
        </w:rPr>
        <w:t>check</w:t>
      </w:r>
      <w:del w:id="7" w:author="Microsoft Office User" w:date="2026-10-20T09:24:00Z">
        <w:r w:rsidR="00BB67E5" w:rsidDel="009427BD">
          <w:rPr>
            <w:rFonts w:ascii="Arial" w:hAnsi="Arial" w:cs="Arial"/>
            <w:color w:val="000000" w:themeColor="text1"/>
            <w:sz w:val="24"/>
            <w:szCs w:val="24"/>
          </w:rPr>
          <w:delText>ing</w:delText>
        </w:r>
      </w:del>
      <w:r w:rsidRPr="00317489">
        <w:rPr>
          <w:rFonts w:ascii="Arial" w:hAnsi="Arial" w:cs="Arial"/>
          <w:color w:val="000000" w:themeColor="text1"/>
          <w:sz w:val="24"/>
          <w:szCs w:val="24"/>
        </w:rPr>
        <w:t xml:space="preserve"> my </w:t>
      </w:r>
      <w:del w:id="8" w:author="Microsoft Office User" w:date="2026-10-20T09:24:00Z">
        <w:r w:rsidRPr="00317489" w:rsidDel="009427BD">
          <w:rPr>
            <w:rFonts w:ascii="Arial" w:hAnsi="Arial" w:cs="Arial"/>
            <w:color w:val="000000" w:themeColor="text1"/>
            <w:sz w:val="24"/>
            <w:szCs w:val="24"/>
          </w:rPr>
          <w:delText xml:space="preserve">grammar </w:delText>
        </w:r>
      </w:del>
      <w:ins w:id="9" w:author="Microsoft Office User" w:date="2026-10-20T09:24:00Z">
        <w:r w:rsidR="009427BD">
          <w:rPr>
            <w:rFonts w:ascii="Arial" w:hAnsi="Arial" w:cs="Arial"/>
            <w:color w:val="000000" w:themeColor="text1"/>
            <w:sz w:val="24"/>
            <w:szCs w:val="24"/>
          </w:rPr>
          <w:t>orthography</w:t>
        </w:r>
        <w:r w:rsidR="009427BD" w:rsidRPr="00317489">
          <w:rPr>
            <w:rFonts w:ascii="Arial" w:hAnsi="Arial" w:cs="Arial"/>
            <w:color w:val="000000" w:themeColor="text1"/>
            <w:sz w:val="24"/>
            <w:szCs w:val="24"/>
          </w:rPr>
          <w:t xml:space="preserve"> </w:t>
        </w:r>
      </w:ins>
      <w:del w:id="10" w:author="Microsoft Office User" w:date="2026-10-20T09:24:00Z">
        <w:r w:rsidRPr="00317489" w:rsidDel="009427BD">
          <w:rPr>
            <w:rFonts w:ascii="Arial" w:hAnsi="Arial" w:cs="Arial"/>
            <w:color w:val="000000" w:themeColor="text1"/>
            <w:sz w:val="24"/>
            <w:szCs w:val="24"/>
          </w:rPr>
          <w:delText>on the</w:delText>
        </w:r>
      </w:del>
      <w:ins w:id="11" w:author="Microsoft Office User" w:date="2026-10-20T09:24:00Z">
        <w:r w:rsidR="009427BD">
          <w:rPr>
            <w:rFonts w:ascii="Arial" w:hAnsi="Arial" w:cs="Arial"/>
            <w:color w:val="000000" w:themeColor="text1"/>
            <w:sz w:val="24"/>
            <w:szCs w:val="24"/>
          </w:rPr>
          <w:t>for this</w:t>
        </w:r>
      </w:ins>
      <w:r w:rsidRPr="00317489">
        <w:rPr>
          <w:rFonts w:ascii="Arial" w:hAnsi="Arial" w:cs="Arial"/>
          <w:color w:val="000000" w:themeColor="text1"/>
          <w:sz w:val="24"/>
          <w:szCs w:val="24"/>
        </w:rPr>
        <w:t xml:space="preserve"> project.</w:t>
      </w:r>
      <w:r w:rsidR="000C0810">
        <w:rPr>
          <w:rFonts w:ascii="Arial" w:hAnsi="Arial" w:cs="Arial"/>
          <w:color w:val="000000" w:themeColor="text1"/>
          <w:sz w:val="24"/>
          <w:szCs w:val="24"/>
        </w:rPr>
        <w:t xml:space="preserve"> </w:t>
      </w:r>
    </w:p>
    <w:p w14:paraId="6AEFD784" w14:textId="77777777" w:rsidR="00FD2BE5" w:rsidRPr="00317489" w:rsidRDefault="00FD2BE5" w:rsidP="000C0810">
      <w:pPr>
        <w:spacing w:line="360" w:lineRule="auto"/>
        <w:jc w:val="both"/>
        <w:rPr>
          <w:rFonts w:ascii="Arial" w:hAnsi="Arial" w:cs="Arial"/>
          <w:color w:val="000000" w:themeColor="text1"/>
          <w:sz w:val="24"/>
          <w:szCs w:val="24"/>
        </w:rPr>
      </w:pPr>
      <w:r w:rsidRPr="00317489">
        <w:rPr>
          <w:rFonts w:ascii="Arial" w:hAnsi="Arial" w:cs="Arial"/>
          <w:color w:val="000000" w:themeColor="text1"/>
          <w:sz w:val="24"/>
          <w:szCs w:val="24"/>
        </w:rPr>
        <w:t xml:space="preserve"> </w:t>
      </w:r>
    </w:p>
    <w:p w14:paraId="0E2BD778" w14:textId="77777777" w:rsidR="00FD2BE5" w:rsidRPr="00317489" w:rsidRDefault="00FD2BE5" w:rsidP="000C0810">
      <w:pPr>
        <w:spacing w:line="360" w:lineRule="auto"/>
        <w:jc w:val="both"/>
        <w:rPr>
          <w:rFonts w:ascii="Arial" w:hAnsi="Arial" w:cs="Arial"/>
          <w:color w:val="000000" w:themeColor="text1"/>
          <w:sz w:val="24"/>
          <w:szCs w:val="24"/>
        </w:rPr>
      </w:pPr>
      <w:r w:rsidRPr="00317489">
        <w:rPr>
          <w:rFonts w:ascii="Arial" w:hAnsi="Arial" w:cs="Arial"/>
          <w:noProof/>
          <w:color w:val="000000" w:themeColor="text1"/>
          <w:sz w:val="24"/>
          <w:szCs w:val="24"/>
        </w:rPr>
        <mc:AlternateContent>
          <mc:Choice Requires="wps">
            <w:drawing>
              <wp:anchor distT="0" distB="0" distL="114300" distR="114300" simplePos="0" relativeHeight="251659264" behindDoc="0" locked="0" layoutInCell="1" hidden="0" allowOverlap="1" wp14:anchorId="15E277DA" wp14:editId="2C1C9D0B">
                <wp:simplePos x="0" y="0"/>
                <wp:positionH relativeFrom="margin">
                  <wp:posOffset>-37394</wp:posOffset>
                </wp:positionH>
                <wp:positionV relativeFrom="paragraph">
                  <wp:posOffset>86148</wp:posOffset>
                </wp:positionV>
                <wp:extent cx="5800725" cy="2611261"/>
                <wp:effectExtent l="12700" t="12700" r="15875" b="17780"/>
                <wp:wrapNone/>
                <wp:docPr id="1728545882" name="Rectangle 1728545882"/>
                <wp:cNvGraphicFramePr/>
                <a:graphic xmlns:a="http://schemas.openxmlformats.org/drawingml/2006/main">
                  <a:graphicData uri="http://schemas.microsoft.com/office/word/2010/wordprocessingShape">
                    <wps:wsp>
                      <wps:cNvSpPr/>
                      <wps:spPr>
                        <a:xfrm>
                          <a:off x="0" y="0"/>
                          <a:ext cx="5800725" cy="2611261"/>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0C0D807C" w14:textId="77777777" w:rsidR="00FD2BE5" w:rsidRDefault="00FD2BE5" w:rsidP="00FD2BE5">
                            <w:pPr>
                              <w:spacing w:line="258" w:lineRule="auto"/>
                              <w:textDirection w:val="btLr"/>
                            </w:pPr>
                            <w:r>
                              <w:rPr>
                                <w:b/>
                                <w:color w:val="156082"/>
                                <w:sz w:val="32"/>
                              </w:rPr>
                              <w:t>Declaration</w:t>
                            </w:r>
                          </w:p>
                          <w:p w14:paraId="7D06CD51" w14:textId="77777777" w:rsidR="00FD2BE5" w:rsidRDefault="00FD2BE5" w:rsidP="00FD2BE5">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08FF8614" w14:textId="77777777" w:rsidR="00FD2BE5" w:rsidRDefault="00FD2BE5" w:rsidP="00FD2BE5">
                            <w:pPr>
                              <w:spacing w:line="258" w:lineRule="auto"/>
                              <w:textDirection w:val="btLr"/>
                            </w:pPr>
                            <w:r>
                              <w:rPr>
                                <w:color w:val="000000"/>
                                <w:sz w:val="28"/>
                              </w:rPr>
                              <w:t>I declare it to be my own work and that all material from third parties has been appropriately referenced.</w:t>
                            </w:r>
                          </w:p>
                          <w:p w14:paraId="4DC7653D" w14:textId="77777777" w:rsidR="00FD2BE5" w:rsidRDefault="00FD2BE5" w:rsidP="00FD2BE5">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5E277DA" id="Rectangle 1728545882" o:spid="_x0000_s1026" style="position:absolute;left:0;text-align:left;margin-left:-2.95pt;margin-top:6.8pt;width:456.75pt;height:205.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" fillcolor="white [3201]" strokecolor="#4472c4 [3204]" strokeweight="2.25pt">
                <v:stroke startarrowwidth="narrow" startarrowlength="short" endarrowwidth="narrow" endarrowlength="short" joinstyle="round"/>
                <v:textbox inset="2.53958mm,1.2694mm,2.53958mm,1.2694mm">
                  <w:txbxContent>
                    <w:p w14:paraId="0C0D807C" w14:textId="77777777" w:rsidR="00FD2BE5" w:rsidRDefault="00FD2BE5" w:rsidP="00FD2BE5">
                      <w:pPr>
                        <w:spacing w:line="258" w:lineRule="auto"/>
                        <w:textDirection w:val="btLr"/>
                      </w:pPr>
                      <w:r>
                        <w:rPr>
                          <w:b/>
                          <w:color w:val="156082"/>
                          <w:sz w:val="32"/>
                        </w:rPr>
                        <w:t>Declaration</w:t>
                      </w:r>
                    </w:p>
                    <w:p w14:paraId="7D06CD51" w14:textId="77777777" w:rsidR="00FD2BE5" w:rsidRDefault="00FD2BE5" w:rsidP="00FD2BE5">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08FF8614" w14:textId="77777777" w:rsidR="00FD2BE5" w:rsidRDefault="00FD2BE5" w:rsidP="00FD2BE5">
                      <w:pPr>
                        <w:spacing w:line="258" w:lineRule="auto"/>
                        <w:textDirection w:val="btLr"/>
                      </w:pPr>
                      <w:r>
                        <w:rPr>
                          <w:color w:val="000000"/>
                          <w:sz w:val="28"/>
                        </w:rPr>
                        <w:t>I declare it to be my own work and that all material from third parties has been appropriately referenced.</w:t>
                      </w:r>
                    </w:p>
                    <w:p w14:paraId="4DC7653D" w14:textId="77777777" w:rsidR="00FD2BE5" w:rsidRDefault="00FD2BE5" w:rsidP="00FD2BE5">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42F5DB74" w14:textId="77777777" w:rsidR="00FD2BE5" w:rsidRPr="00317489" w:rsidRDefault="00FD2BE5" w:rsidP="000C0810">
      <w:pPr>
        <w:spacing w:line="360" w:lineRule="auto"/>
        <w:jc w:val="both"/>
        <w:rPr>
          <w:rFonts w:ascii="Arial" w:hAnsi="Arial" w:cs="Arial"/>
          <w:color w:val="000000" w:themeColor="text1"/>
          <w:sz w:val="24"/>
          <w:szCs w:val="24"/>
        </w:rPr>
      </w:pPr>
    </w:p>
    <w:p w14:paraId="6CF0C834" w14:textId="77777777" w:rsidR="00FD2BE5" w:rsidRPr="00317489" w:rsidRDefault="00FD2BE5" w:rsidP="000C0810">
      <w:pPr>
        <w:spacing w:line="360" w:lineRule="auto"/>
        <w:jc w:val="both"/>
        <w:rPr>
          <w:rFonts w:ascii="Arial" w:hAnsi="Arial" w:cs="Arial"/>
          <w:color w:val="000000" w:themeColor="text1"/>
          <w:sz w:val="24"/>
          <w:szCs w:val="24"/>
        </w:rPr>
      </w:pPr>
    </w:p>
    <w:p w14:paraId="6C3D75A3" w14:textId="77777777" w:rsidR="00FD2BE5" w:rsidRPr="008965A4" w:rsidRDefault="00FD2BE5" w:rsidP="000C0810">
      <w:pPr>
        <w:spacing w:line="360" w:lineRule="auto"/>
        <w:jc w:val="both"/>
        <w:rPr>
          <w:rFonts w:ascii="Arial" w:hAnsi="Arial" w:cs="Arial"/>
          <w:color w:val="000000" w:themeColor="text1"/>
          <w:sz w:val="24"/>
          <w:szCs w:val="24"/>
        </w:rPr>
      </w:pPr>
    </w:p>
    <w:p w14:paraId="0CD6ED12" w14:textId="77777777" w:rsidR="00577AD0" w:rsidRPr="00317489" w:rsidRDefault="00577AD0" w:rsidP="000C0810">
      <w:pPr>
        <w:spacing w:line="360" w:lineRule="auto"/>
        <w:jc w:val="both"/>
        <w:rPr>
          <w:rFonts w:ascii="Arial" w:hAnsi="Arial" w:cs="Arial"/>
          <w:color w:val="000000" w:themeColor="text1"/>
          <w:sz w:val="24"/>
          <w:szCs w:val="24"/>
        </w:rPr>
      </w:pPr>
    </w:p>
    <w:p w14:paraId="2C5192F2" w14:textId="77777777" w:rsidR="00577AD0" w:rsidRPr="00317489" w:rsidRDefault="00577AD0" w:rsidP="000C0810">
      <w:pPr>
        <w:spacing w:line="360" w:lineRule="auto"/>
        <w:jc w:val="both"/>
        <w:rPr>
          <w:rFonts w:ascii="Arial" w:hAnsi="Arial" w:cs="Arial"/>
          <w:color w:val="000000" w:themeColor="text1"/>
          <w:sz w:val="24"/>
          <w:szCs w:val="24"/>
        </w:rPr>
      </w:pPr>
    </w:p>
    <w:p w14:paraId="507F2BB9" w14:textId="77777777" w:rsidR="00577AD0" w:rsidRPr="00317489" w:rsidRDefault="00577AD0" w:rsidP="000C0810">
      <w:pPr>
        <w:spacing w:line="360" w:lineRule="auto"/>
        <w:jc w:val="both"/>
        <w:rPr>
          <w:rFonts w:ascii="Arial" w:hAnsi="Arial" w:cs="Arial"/>
          <w:color w:val="000000" w:themeColor="text1"/>
          <w:sz w:val="24"/>
          <w:szCs w:val="24"/>
        </w:rPr>
      </w:pPr>
    </w:p>
    <w:p w14:paraId="39BD41EE" w14:textId="77777777" w:rsidR="00577AD0" w:rsidRPr="00317489" w:rsidRDefault="00577AD0" w:rsidP="000C0810">
      <w:pPr>
        <w:spacing w:line="360" w:lineRule="auto"/>
        <w:jc w:val="both"/>
        <w:rPr>
          <w:rFonts w:ascii="Arial" w:hAnsi="Arial" w:cs="Arial"/>
          <w:color w:val="000000" w:themeColor="text1"/>
          <w:sz w:val="24"/>
          <w:szCs w:val="24"/>
        </w:rPr>
      </w:pPr>
    </w:p>
    <w:p w14:paraId="2C972C9E" w14:textId="77777777" w:rsidR="00577AD0" w:rsidRPr="00317489" w:rsidRDefault="00577AD0" w:rsidP="000C0810">
      <w:pPr>
        <w:spacing w:line="360" w:lineRule="auto"/>
        <w:jc w:val="both"/>
        <w:rPr>
          <w:rFonts w:ascii="Arial" w:hAnsi="Arial" w:cs="Arial"/>
          <w:color w:val="000000" w:themeColor="text1"/>
          <w:sz w:val="24"/>
          <w:szCs w:val="24"/>
        </w:rPr>
      </w:pPr>
    </w:p>
    <w:p w14:paraId="3E97651E" w14:textId="77777777" w:rsidR="00577AD0" w:rsidRPr="00317489" w:rsidRDefault="00577AD0" w:rsidP="000C0810">
      <w:pPr>
        <w:spacing w:line="360" w:lineRule="auto"/>
        <w:jc w:val="both"/>
        <w:rPr>
          <w:rFonts w:ascii="Arial" w:hAnsi="Arial" w:cs="Arial"/>
          <w:color w:val="000000" w:themeColor="text1"/>
          <w:sz w:val="24"/>
          <w:szCs w:val="24"/>
        </w:rPr>
      </w:pPr>
    </w:p>
    <w:p w14:paraId="510F00D2" w14:textId="77777777" w:rsidR="006323D4" w:rsidRDefault="006323D4" w:rsidP="000C0810">
      <w:pPr>
        <w:keepNext/>
        <w:keepLines/>
        <w:pBdr>
          <w:top w:val="nil"/>
          <w:left w:val="nil"/>
          <w:bottom w:val="nil"/>
          <w:right w:val="nil"/>
          <w:between w:val="nil"/>
        </w:pBdr>
        <w:spacing w:before="240" w:line="360" w:lineRule="auto"/>
        <w:jc w:val="both"/>
        <w:rPr>
          <w:ins w:id="12" w:author="Microsoft Office User" w:date="2026-10-15T11:17:00Z"/>
          <w:rFonts w:ascii="Arial" w:eastAsia="Play" w:hAnsi="Arial" w:cs="Arial"/>
          <w:b/>
          <w:bCs/>
          <w:color w:val="000000" w:themeColor="text1"/>
          <w:sz w:val="24"/>
          <w:szCs w:val="24"/>
        </w:rPr>
      </w:pPr>
    </w:p>
    <w:p w14:paraId="479F58B9" w14:textId="77777777" w:rsidR="00577AD0" w:rsidRPr="00317489" w:rsidRDefault="00577AD0" w:rsidP="000C0810">
      <w:pPr>
        <w:keepNext/>
        <w:keepLines/>
        <w:pBdr>
          <w:top w:val="nil"/>
          <w:left w:val="nil"/>
          <w:bottom w:val="nil"/>
          <w:right w:val="nil"/>
          <w:between w:val="nil"/>
        </w:pBdr>
        <w:spacing w:before="240" w:line="360" w:lineRule="auto"/>
        <w:jc w:val="both"/>
        <w:rPr>
          <w:rFonts w:ascii="Arial" w:eastAsia="Play" w:hAnsi="Arial" w:cs="Arial"/>
          <w:b/>
          <w:bCs/>
          <w:color w:val="000000" w:themeColor="text1"/>
          <w:sz w:val="24"/>
          <w:szCs w:val="24"/>
        </w:rPr>
      </w:pPr>
      <w:r w:rsidRPr="000C0810">
        <w:rPr>
          <w:rFonts w:ascii="Arial" w:eastAsia="Play" w:hAnsi="Arial" w:cs="Arial"/>
          <w:b/>
          <w:bCs/>
          <w:color w:val="000000" w:themeColor="text1"/>
          <w:sz w:val="24"/>
          <w:szCs w:val="24"/>
        </w:rPr>
        <w:t>Contents</w:t>
      </w:r>
    </w:p>
    <w:p w14:paraId="471B8248" w14:textId="77777777" w:rsidR="00000614" w:rsidRPr="000C0810" w:rsidRDefault="00000614" w:rsidP="000C0810">
      <w:pPr>
        <w:keepNext/>
        <w:keepLines/>
        <w:pBdr>
          <w:top w:val="nil"/>
          <w:left w:val="nil"/>
          <w:bottom w:val="nil"/>
          <w:right w:val="nil"/>
          <w:between w:val="nil"/>
        </w:pBdr>
        <w:spacing w:before="240" w:line="360" w:lineRule="auto"/>
        <w:jc w:val="both"/>
        <w:rPr>
          <w:rFonts w:ascii="Arial" w:eastAsia="Play" w:hAnsi="Arial" w:cs="Arial"/>
          <w:b/>
          <w:bCs/>
          <w:color w:val="000000" w:themeColor="text1"/>
          <w:sz w:val="24"/>
          <w:szCs w:val="24"/>
        </w:rPr>
      </w:pPr>
    </w:p>
    <w:sdt>
      <w:sdtPr>
        <w:rPr>
          <w:rFonts w:ascii="Arial" w:hAnsi="Arial" w:cs="Arial"/>
          <w:sz w:val="24"/>
          <w:szCs w:val="24"/>
        </w:rPr>
        <w:id w:val="-1939593324"/>
        <w:docPartObj>
          <w:docPartGallery w:val="Table of Contents"/>
          <w:docPartUnique/>
        </w:docPartObj>
      </w:sdtPr>
      <w:sdtContent>
        <w:p w14:paraId="0561CC2B" w14:textId="77777777" w:rsidR="00370A0D" w:rsidRDefault="00577AD0" w:rsidP="00370A0D">
          <w:pPr>
            <w:pStyle w:val="TOC1"/>
            <w:rPr>
              <w:noProof/>
            </w:rPr>
          </w:pPr>
          <w:r w:rsidRPr="000C0810">
            <w:rPr>
              <w:rFonts w:ascii="Arial" w:hAnsi="Arial" w:cs="Arial"/>
              <w:sz w:val="24"/>
              <w:szCs w:val="24"/>
            </w:rPr>
            <w:fldChar w:fldCharType="begin"/>
          </w:r>
          <w:r w:rsidRPr="000C0810">
            <w:rPr>
              <w:rFonts w:ascii="Arial" w:hAnsi="Arial" w:cs="Arial"/>
              <w:sz w:val="24"/>
              <w:szCs w:val="24"/>
            </w:rPr>
            <w:instrText xml:space="preserve"> TOC \h \u \z \t "Heading 1,1,Heading 2,2,Heading 3,3,"</w:instrText>
          </w:r>
          <w:r w:rsidRPr="000C0810">
            <w:rPr>
              <w:rFonts w:ascii="Arial" w:hAnsi="Arial" w:cs="Arial"/>
              <w:sz w:val="24"/>
              <w:szCs w:val="24"/>
            </w:rPr>
            <w:fldChar w:fldCharType="separate"/>
          </w:r>
          <w:hyperlink w:anchor="_Toc242954849" w:history="1">
            <w:r w:rsidR="00370A0D" w:rsidRPr="006B7DA6">
              <w:rPr>
                <w:rStyle w:val="Hyperlink"/>
                <w:noProof/>
              </w:rPr>
              <w:t>Project Title</w:t>
            </w:r>
            <w:r w:rsidR="00370A0D">
              <w:rPr>
                <w:noProof/>
                <w:webHidden/>
              </w:rPr>
              <w:tab/>
            </w:r>
            <w:r w:rsidR="00370A0D">
              <w:rPr>
                <w:noProof/>
                <w:webHidden/>
              </w:rPr>
              <w:fldChar w:fldCharType="begin"/>
            </w:r>
            <w:r w:rsidR="00370A0D">
              <w:rPr>
                <w:noProof/>
                <w:webHidden/>
              </w:rPr>
              <w:instrText xml:space="preserve"> PAGEREF _Toc242954849 \h </w:instrText>
            </w:r>
            <w:r w:rsidR="00370A0D">
              <w:rPr>
                <w:noProof/>
                <w:webHidden/>
              </w:rPr>
            </w:r>
            <w:r w:rsidR="00370A0D">
              <w:rPr>
                <w:noProof/>
                <w:webHidden/>
              </w:rPr>
              <w:fldChar w:fldCharType="separate"/>
            </w:r>
            <w:r w:rsidR="00370A0D">
              <w:rPr>
                <w:noProof/>
                <w:webHidden/>
              </w:rPr>
              <w:t>3</w:t>
            </w:r>
            <w:r w:rsidR="00370A0D">
              <w:rPr>
                <w:noProof/>
                <w:webHidden/>
              </w:rPr>
              <w:fldChar w:fldCharType="end"/>
            </w:r>
          </w:hyperlink>
        </w:p>
        <w:p w14:paraId="13E23017" w14:textId="77777777" w:rsidR="00370A0D" w:rsidRDefault="00000000" w:rsidP="00370A0D">
          <w:pPr>
            <w:pStyle w:val="TOC1"/>
            <w:rPr>
              <w:noProof/>
            </w:rPr>
          </w:pPr>
          <w:hyperlink w:anchor="_Toc242954850" w:history="1">
            <w:r w:rsidR="00370A0D" w:rsidRPr="006B7DA6">
              <w:rPr>
                <w:rStyle w:val="Hyperlink"/>
                <w:noProof/>
              </w:rPr>
              <w:t>Introduction</w:t>
            </w:r>
            <w:r w:rsidR="00370A0D">
              <w:rPr>
                <w:noProof/>
                <w:webHidden/>
              </w:rPr>
              <w:tab/>
            </w:r>
            <w:r w:rsidR="00370A0D">
              <w:rPr>
                <w:noProof/>
                <w:webHidden/>
              </w:rPr>
              <w:fldChar w:fldCharType="begin"/>
            </w:r>
            <w:r w:rsidR="00370A0D">
              <w:rPr>
                <w:noProof/>
                <w:webHidden/>
              </w:rPr>
              <w:instrText xml:space="preserve"> PAGEREF _Toc242954850 \h </w:instrText>
            </w:r>
            <w:r w:rsidR="00370A0D">
              <w:rPr>
                <w:noProof/>
                <w:webHidden/>
              </w:rPr>
            </w:r>
            <w:r w:rsidR="00370A0D">
              <w:rPr>
                <w:noProof/>
                <w:webHidden/>
              </w:rPr>
              <w:fldChar w:fldCharType="separate"/>
            </w:r>
            <w:r w:rsidR="00370A0D">
              <w:rPr>
                <w:noProof/>
                <w:webHidden/>
              </w:rPr>
              <w:t>3</w:t>
            </w:r>
            <w:r w:rsidR="00370A0D">
              <w:rPr>
                <w:noProof/>
                <w:webHidden/>
              </w:rPr>
              <w:fldChar w:fldCharType="end"/>
            </w:r>
          </w:hyperlink>
        </w:p>
        <w:p w14:paraId="675BAB1C" w14:textId="77777777" w:rsidR="00370A0D" w:rsidRDefault="00000000">
          <w:pPr>
            <w:pStyle w:val="TOC2"/>
            <w:tabs>
              <w:tab w:val="right" w:leader="dot" w:pos="9016"/>
            </w:tabs>
            <w:rPr>
              <w:noProof/>
            </w:rPr>
          </w:pPr>
          <w:hyperlink w:anchor="_Toc242954851" w:history="1">
            <w:r w:rsidR="00370A0D" w:rsidRPr="006B7DA6">
              <w:rPr>
                <w:rStyle w:val="Hyperlink"/>
                <w:noProof/>
              </w:rPr>
              <w:t>Brief Overview</w:t>
            </w:r>
            <w:r w:rsidR="00370A0D">
              <w:rPr>
                <w:noProof/>
                <w:webHidden/>
              </w:rPr>
              <w:tab/>
            </w:r>
            <w:r w:rsidR="00370A0D">
              <w:rPr>
                <w:noProof/>
                <w:webHidden/>
              </w:rPr>
              <w:fldChar w:fldCharType="begin"/>
            </w:r>
            <w:r w:rsidR="00370A0D">
              <w:rPr>
                <w:noProof/>
                <w:webHidden/>
              </w:rPr>
              <w:instrText xml:space="preserve"> PAGEREF _Toc242954851 \h </w:instrText>
            </w:r>
            <w:r w:rsidR="00370A0D">
              <w:rPr>
                <w:noProof/>
                <w:webHidden/>
              </w:rPr>
            </w:r>
            <w:r w:rsidR="00370A0D">
              <w:rPr>
                <w:noProof/>
                <w:webHidden/>
              </w:rPr>
              <w:fldChar w:fldCharType="separate"/>
            </w:r>
            <w:r w:rsidR="00370A0D">
              <w:rPr>
                <w:noProof/>
                <w:webHidden/>
              </w:rPr>
              <w:t>3</w:t>
            </w:r>
            <w:r w:rsidR="00370A0D">
              <w:rPr>
                <w:noProof/>
                <w:webHidden/>
              </w:rPr>
              <w:fldChar w:fldCharType="end"/>
            </w:r>
          </w:hyperlink>
        </w:p>
        <w:p w14:paraId="42C03953" w14:textId="77777777" w:rsidR="00370A0D" w:rsidRDefault="00000000">
          <w:pPr>
            <w:pStyle w:val="TOC2"/>
            <w:tabs>
              <w:tab w:val="right" w:leader="dot" w:pos="9016"/>
            </w:tabs>
            <w:rPr>
              <w:noProof/>
            </w:rPr>
          </w:pPr>
          <w:hyperlink w:anchor="_Toc242954852" w:history="1">
            <w:r w:rsidR="00370A0D" w:rsidRPr="006B7DA6">
              <w:rPr>
                <w:rStyle w:val="Hyperlink"/>
                <w:noProof/>
              </w:rPr>
              <w:t>Business Context, Relevance and Significance</w:t>
            </w:r>
            <w:r w:rsidR="00370A0D">
              <w:rPr>
                <w:noProof/>
                <w:webHidden/>
              </w:rPr>
              <w:tab/>
            </w:r>
            <w:r w:rsidR="00370A0D">
              <w:rPr>
                <w:noProof/>
                <w:webHidden/>
              </w:rPr>
              <w:fldChar w:fldCharType="begin"/>
            </w:r>
            <w:r w:rsidR="00370A0D">
              <w:rPr>
                <w:noProof/>
                <w:webHidden/>
              </w:rPr>
              <w:instrText xml:space="preserve"> PAGEREF _Toc242954852 \h </w:instrText>
            </w:r>
            <w:r w:rsidR="00370A0D">
              <w:rPr>
                <w:noProof/>
                <w:webHidden/>
              </w:rPr>
            </w:r>
            <w:r w:rsidR="00370A0D">
              <w:rPr>
                <w:noProof/>
                <w:webHidden/>
              </w:rPr>
              <w:fldChar w:fldCharType="separate"/>
            </w:r>
            <w:r w:rsidR="00370A0D">
              <w:rPr>
                <w:noProof/>
                <w:webHidden/>
              </w:rPr>
              <w:t>3</w:t>
            </w:r>
            <w:r w:rsidR="00370A0D">
              <w:rPr>
                <w:noProof/>
                <w:webHidden/>
              </w:rPr>
              <w:fldChar w:fldCharType="end"/>
            </w:r>
          </w:hyperlink>
        </w:p>
        <w:p w14:paraId="6363EB0F" w14:textId="77777777" w:rsidR="00370A0D" w:rsidRDefault="00000000" w:rsidP="00370A0D">
          <w:pPr>
            <w:pStyle w:val="TOC1"/>
            <w:rPr>
              <w:noProof/>
            </w:rPr>
          </w:pPr>
          <w:hyperlink w:anchor="_Toc242954853" w:history="1">
            <w:r w:rsidR="00370A0D" w:rsidRPr="006B7DA6">
              <w:rPr>
                <w:rStyle w:val="Hyperlink"/>
                <w:noProof/>
              </w:rPr>
              <w:t>Problem</w:t>
            </w:r>
            <w:r w:rsidR="00370A0D">
              <w:rPr>
                <w:noProof/>
                <w:webHidden/>
              </w:rPr>
              <w:tab/>
            </w:r>
            <w:r w:rsidR="00370A0D">
              <w:rPr>
                <w:noProof/>
                <w:webHidden/>
              </w:rPr>
              <w:fldChar w:fldCharType="begin"/>
            </w:r>
            <w:r w:rsidR="00370A0D">
              <w:rPr>
                <w:noProof/>
                <w:webHidden/>
              </w:rPr>
              <w:instrText xml:space="preserve"> PAGEREF _Toc242954853 \h </w:instrText>
            </w:r>
            <w:r w:rsidR="00370A0D">
              <w:rPr>
                <w:noProof/>
                <w:webHidden/>
              </w:rPr>
            </w:r>
            <w:r w:rsidR="00370A0D">
              <w:rPr>
                <w:noProof/>
                <w:webHidden/>
              </w:rPr>
              <w:fldChar w:fldCharType="separate"/>
            </w:r>
            <w:r w:rsidR="00370A0D">
              <w:rPr>
                <w:noProof/>
                <w:webHidden/>
              </w:rPr>
              <w:t>4</w:t>
            </w:r>
            <w:r w:rsidR="00370A0D">
              <w:rPr>
                <w:noProof/>
                <w:webHidden/>
              </w:rPr>
              <w:fldChar w:fldCharType="end"/>
            </w:r>
          </w:hyperlink>
        </w:p>
        <w:p w14:paraId="0B3D8A59" w14:textId="77777777" w:rsidR="00370A0D" w:rsidRDefault="00000000" w:rsidP="00370A0D">
          <w:pPr>
            <w:pStyle w:val="TOC1"/>
            <w:rPr>
              <w:noProof/>
            </w:rPr>
          </w:pPr>
          <w:hyperlink w:anchor="_Toc242954854" w:history="1">
            <w:r w:rsidR="00370A0D" w:rsidRPr="006B7DA6">
              <w:rPr>
                <w:rStyle w:val="Hyperlink"/>
                <w:noProof/>
              </w:rPr>
              <w:t>Aim and Objective</w:t>
            </w:r>
            <w:r w:rsidR="00370A0D">
              <w:rPr>
                <w:noProof/>
                <w:webHidden/>
              </w:rPr>
              <w:tab/>
            </w:r>
            <w:r w:rsidR="00370A0D">
              <w:rPr>
                <w:noProof/>
                <w:webHidden/>
              </w:rPr>
              <w:fldChar w:fldCharType="begin"/>
            </w:r>
            <w:r w:rsidR="00370A0D">
              <w:rPr>
                <w:noProof/>
                <w:webHidden/>
              </w:rPr>
              <w:instrText xml:space="preserve"> PAGEREF _Toc242954854 \h </w:instrText>
            </w:r>
            <w:r w:rsidR="00370A0D">
              <w:rPr>
                <w:noProof/>
                <w:webHidden/>
              </w:rPr>
            </w:r>
            <w:r w:rsidR="00370A0D">
              <w:rPr>
                <w:noProof/>
                <w:webHidden/>
              </w:rPr>
              <w:fldChar w:fldCharType="separate"/>
            </w:r>
            <w:r w:rsidR="00370A0D">
              <w:rPr>
                <w:noProof/>
                <w:webHidden/>
              </w:rPr>
              <w:t>4</w:t>
            </w:r>
            <w:r w:rsidR="00370A0D">
              <w:rPr>
                <w:noProof/>
                <w:webHidden/>
              </w:rPr>
              <w:fldChar w:fldCharType="end"/>
            </w:r>
          </w:hyperlink>
        </w:p>
        <w:p w14:paraId="52F14163" w14:textId="77777777" w:rsidR="00370A0D" w:rsidRDefault="00000000">
          <w:pPr>
            <w:pStyle w:val="TOC2"/>
            <w:tabs>
              <w:tab w:val="right" w:leader="dot" w:pos="9016"/>
            </w:tabs>
            <w:rPr>
              <w:noProof/>
            </w:rPr>
          </w:pPr>
          <w:hyperlink w:anchor="_Toc242954855" w:history="1">
            <w:r w:rsidR="00370A0D" w:rsidRPr="006B7DA6">
              <w:rPr>
                <w:rStyle w:val="Hyperlink"/>
                <w:noProof/>
              </w:rPr>
              <w:t>Aim</w:t>
            </w:r>
            <w:r w:rsidR="00370A0D">
              <w:rPr>
                <w:noProof/>
                <w:webHidden/>
              </w:rPr>
              <w:tab/>
            </w:r>
            <w:r w:rsidR="00370A0D">
              <w:rPr>
                <w:noProof/>
                <w:webHidden/>
              </w:rPr>
              <w:fldChar w:fldCharType="begin"/>
            </w:r>
            <w:r w:rsidR="00370A0D">
              <w:rPr>
                <w:noProof/>
                <w:webHidden/>
              </w:rPr>
              <w:instrText xml:space="preserve"> PAGEREF _Toc242954855 \h </w:instrText>
            </w:r>
            <w:r w:rsidR="00370A0D">
              <w:rPr>
                <w:noProof/>
                <w:webHidden/>
              </w:rPr>
            </w:r>
            <w:r w:rsidR="00370A0D">
              <w:rPr>
                <w:noProof/>
                <w:webHidden/>
              </w:rPr>
              <w:fldChar w:fldCharType="separate"/>
            </w:r>
            <w:r w:rsidR="00370A0D">
              <w:rPr>
                <w:noProof/>
                <w:webHidden/>
              </w:rPr>
              <w:t>4</w:t>
            </w:r>
            <w:r w:rsidR="00370A0D">
              <w:rPr>
                <w:noProof/>
                <w:webHidden/>
              </w:rPr>
              <w:fldChar w:fldCharType="end"/>
            </w:r>
          </w:hyperlink>
        </w:p>
        <w:p w14:paraId="0C6650A1" w14:textId="77777777" w:rsidR="00370A0D" w:rsidRDefault="00000000">
          <w:pPr>
            <w:pStyle w:val="TOC2"/>
            <w:tabs>
              <w:tab w:val="right" w:leader="dot" w:pos="9016"/>
            </w:tabs>
            <w:rPr>
              <w:noProof/>
            </w:rPr>
          </w:pPr>
          <w:hyperlink w:anchor="_Toc242954856" w:history="1">
            <w:r w:rsidR="00370A0D" w:rsidRPr="006B7DA6">
              <w:rPr>
                <w:rStyle w:val="Hyperlink"/>
                <w:noProof/>
              </w:rPr>
              <w:t>Specific Objectives</w:t>
            </w:r>
            <w:r w:rsidR="00370A0D">
              <w:rPr>
                <w:noProof/>
                <w:webHidden/>
              </w:rPr>
              <w:tab/>
            </w:r>
            <w:r w:rsidR="00370A0D">
              <w:rPr>
                <w:noProof/>
                <w:webHidden/>
              </w:rPr>
              <w:fldChar w:fldCharType="begin"/>
            </w:r>
            <w:r w:rsidR="00370A0D">
              <w:rPr>
                <w:noProof/>
                <w:webHidden/>
              </w:rPr>
              <w:instrText xml:space="preserve"> PAGEREF _Toc242954856 \h </w:instrText>
            </w:r>
            <w:r w:rsidR="00370A0D">
              <w:rPr>
                <w:noProof/>
                <w:webHidden/>
              </w:rPr>
            </w:r>
            <w:r w:rsidR="00370A0D">
              <w:rPr>
                <w:noProof/>
                <w:webHidden/>
              </w:rPr>
              <w:fldChar w:fldCharType="separate"/>
            </w:r>
            <w:r w:rsidR="00370A0D">
              <w:rPr>
                <w:noProof/>
                <w:webHidden/>
              </w:rPr>
              <w:t>4</w:t>
            </w:r>
            <w:r w:rsidR="00370A0D">
              <w:rPr>
                <w:noProof/>
                <w:webHidden/>
              </w:rPr>
              <w:fldChar w:fldCharType="end"/>
            </w:r>
          </w:hyperlink>
        </w:p>
        <w:p w14:paraId="4C2FE5E9" w14:textId="77777777" w:rsidR="00370A0D" w:rsidRDefault="00000000">
          <w:pPr>
            <w:pStyle w:val="TOC2"/>
            <w:tabs>
              <w:tab w:val="right" w:leader="dot" w:pos="9016"/>
            </w:tabs>
            <w:rPr>
              <w:noProof/>
            </w:rPr>
          </w:pPr>
          <w:hyperlink w:anchor="_Toc242954857" w:history="1">
            <w:r w:rsidR="00370A0D" w:rsidRPr="006B7DA6">
              <w:rPr>
                <w:rStyle w:val="Hyperlink"/>
                <w:noProof/>
              </w:rPr>
              <w:t>Business Hypothesis</w:t>
            </w:r>
            <w:r w:rsidR="00370A0D">
              <w:rPr>
                <w:noProof/>
                <w:webHidden/>
              </w:rPr>
              <w:tab/>
            </w:r>
            <w:r w:rsidR="00370A0D">
              <w:rPr>
                <w:noProof/>
                <w:webHidden/>
              </w:rPr>
              <w:fldChar w:fldCharType="begin"/>
            </w:r>
            <w:r w:rsidR="00370A0D">
              <w:rPr>
                <w:noProof/>
                <w:webHidden/>
              </w:rPr>
              <w:instrText xml:space="preserve"> PAGEREF _Toc242954857 \h </w:instrText>
            </w:r>
            <w:r w:rsidR="00370A0D">
              <w:rPr>
                <w:noProof/>
                <w:webHidden/>
              </w:rPr>
            </w:r>
            <w:r w:rsidR="00370A0D">
              <w:rPr>
                <w:noProof/>
                <w:webHidden/>
              </w:rPr>
              <w:fldChar w:fldCharType="separate"/>
            </w:r>
            <w:r w:rsidR="00370A0D">
              <w:rPr>
                <w:noProof/>
                <w:webHidden/>
              </w:rPr>
              <w:t>5</w:t>
            </w:r>
            <w:r w:rsidR="00370A0D">
              <w:rPr>
                <w:noProof/>
                <w:webHidden/>
              </w:rPr>
              <w:fldChar w:fldCharType="end"/>
            </w:r>
          </w:hyperlink>
        </w:p>
        <w:p w14:paraId="6494090A" w14:textId="77777777" w:rsidR="00370A0D" w:rsidRDefault="00000000" w:rsidP="00370A0D">
          <w:pPr>
            <w:pStyle w:val="TOC1"/>
            <w:rPr>
              <w:noProof/>
            </w:rPr>
          </w:pPr>
          <w:hyperlink w:anchor="_Toc242954858" w:history="1">
            <w:r w:rsidR="00370A0D" w:rsidRPr="006B7DA6">
              <w:rPr>
                <w:rStyle w:val="Hyperlink"/>
                <w:noProof/>
              </w:rPr>
              <w:t>Scope</w:t>
            </w:r>
            <w:r w:rsidR="00370A0D">
              <w:rPr>
                <w:noProof/>
                <w:webHidden/>
              </w:rPr>
              <w:tab/>
            </w:r>
            <w:r w:rsidR="00370A0D">
              <w:rPr>
                <w:noProof/>
                <w:webHidden/>
              </w:rPr>
              <w:fldChar w:fldCharType="begin"/>
            </w:r>
            <w:r w:rsidR="00370A0D">
              <w:rPr>
                <w:noProof/>
                <w:webHidden/>
              </w:rPr>
              <w:instrText xml:space="preserve"> PAGEREF _Toc242954858 \h </w:instrText>
            </w:r>
            <w:r w:rsidR="00370A0D">
              <w:rPr>
                <w:noProof/>
                <w:webHidden/>
              </w:rPr>
            </w:r>
            <w:r w:rsidR="00370A0D">
              <w:rPr>
                <w:noProof/>
                <w:webHidden/>
              </w:rPr>
              <w:fldChar w:fldCharType="separate"/>
            </w:r>
            <w:r w:rsidR="00370A0D">
              <w:rPr>
                <w:noProof/>
                <w:webHidden/>
              </w:rPr>
              <w:t>5</w:t>
            </w:r>
            <w:r w:rsidR="00370A0D">
              <w:rPr>
                <w:noProof/>
                <w:webHidden/>
              </w:rPr>
              <w:fldChar w:fldCharType="end"/>
            </w:r>
          </w:hyperlink>
        </w:p>
        <w:p w14:paraId="1E2BA5F8" w14:textId="77777777" w:rsidR="00370A0D" w:rsidRDefault="00000000">
          <w:pPr>
            <w:pStyle w:val="TOC2"/>
            <w:tabs>
              <w:tab w:val="right" w:leader="dot" w:pos="9016"/>
            </w:tabs>
            <w:rPr>
              <w:noProof/>
            </w:rPr>
          </w:pPr>
          <w:hyperlink w:anchor="_Toc242954859" w:history="1">
            <w:r w:rsidR="00370A0D" w:rsidRPr="006B7DA6">
              <w:rPr>
                <w:rStyle w:val="Hyperlink"/>
                <w:noProof/>
              </w:rPr>
              <w:t>In Scope</w:t>
            </w:r>
            <w:r w:rsidR="00370A0D">
              <w:rPr>
                <w:noProof/>
                <w:webHidden/>
              </w:rPr>
              <w:tab/>
            </w:r>
            <w:r w:rsidR="00370A0D">
              <w:rPr>
                <w:noProof/>
                <w:webHidden/>
              </w:rPr>
              <w:fldChar w:fldCharType="begin"/>
            </w:r>
            <w:r w:rsidR="00370A0D">
              <w:rPr>
                <w:noProof/>
                <w:webHidden/>
              </w:rPr>
              <w:instrText xml:space="preserve"> PAGEREF _Toc242954859 \h </w:instrText>
            </w:r>
            <w:r w:rsidR="00370A0D">
              <w:rPr>
                <w:noProof/>
                <w:webHidden/>
              </w:rPr>
            </w:r>
            <w:r w:rsidR="00370A0D">
              <w:rPr>
                <w:noProof/>
                <w:webHidden/>
              </w:rPr>
              <w:fldChar w:fldCharType="separate"/>
            </w:r>
            <w:r w:rsidR="00370A0D">
              <w:rPr>
                <w:noProof/>
                <w:webHidden/>
              </w:rPr>
              <w:t>5</w:t>
            </w:r>
            <w:r w:rsidR="00370A0D">
              <w:rPr>
                <w:noProof/>
                <w:webHidden/>
              </w:rPr>
              <w:fldChar w:fldCharType="end"/>
            </w:r>
          </w:hyperlink>
        </w:p>
        <w:p w14:paraId="0B8ACCB3" w14:textId="77777777" w:rsidR="00370A0D" w:rsidRDefault="00000000">
          <w:pPr>
            <w:pStyle w:val="TOC2"/>
            <w:tabs>
              <w:tab w:val="right" w:leader="dot" w:pos="9016"/>
            </w:tabs>
            <w:rPr>
              <w:noProof/>
            </w:rPr>
          </w:pPr>
          <w:hyperlink w:anchor="_Toc242954860" w:history="1">
            <w:r w:rsidR="00370A0D" w:rsidRPr="006B7DA6">
              <w:rPr>
                <w:rStyle w:val="Hyperlink"/>
                <w:noProof/>
              </w:rPr>
              <w:t>Out of Scope</w:t>
            </w:r>
            <w:r w:rsidR="00370A0D">
              <w:rPr>
                <w:noProof/>
                <w:webHidden/>
              </w:rPr>
              <w:tab/>
            </w:r>
            <w:r w:rsidR="00370A0D">
              <w:rPr>
                <w:noProof/>
                <w:webHidden/>
              </w:rPr>
              <w:fldChar w:fldCharType="begin"/>
            </w:r>
            <w:r w:rsidR="00370A0D">
              <w:rPr>
                <w:noProof/>
                <w:webHidden/>
              </w:rPr>
              <w:instrText xml:space="preserve"> PAGEREF _Toc242954860 \h </w:instrText>
            </w:r>
            <w:r w:rsidR="00370A0D">
              <w:rPr>
                <w:noProof/>
                <w:webHidden/>
              </w:rPr>
            </w:r>
            <w:r w:rsidR="00370A0D">
              <w:rPr>
                <w:noProof/>
                <w:webHidden/>
              </w:rPr>
              <w:fldChar w:fldCharType="separate"/>
            </w:r>
            <w:r w:rsidR="00370A0D">
              <w:rPr>
                <w:noProof/>
                <w:webHidden/>
              </w:rPr>
              <w:t>5</w:t>
            </w:r>
            <w:r w:rsidR="00370A0D">
              <w:rPr>
                <w:noProof/>
                <w:webHidden/>
              </w:rPr>
              <w:fldChar w:fldCharType="end"/>
            </w:r>
          </w:hyperlink>
        </w:p>
        <w:p w14:paraId="66DBABF1" w14:textId="77777777" w:rsidR="00370A0D" w:rsidRDefault="00000000" w:rsidP="00370A0D">
          <w:pPr>
            <w:pStyle w:val="TOC1"/>
            <w:rPr>
              <w:noProof/>
            </w:rPr>
          </w:pPr>
          <w:hyperlink w:anchor="_Toc242954861" w:history="1">
            <w:r w:rsidR="00370A0D" w:rsidRPr="006B7DA6">
              <w:rPr>
                <w:rStyle w:val="Hyperlink"/>
                <w:noProof/>
              </w:rPr>
              <w:t>Methodology</w:t>
            </w:r>
            <w:r w:rsidR="00370A0D">
              <w:rPr>
                <w:noProof/>
                <w:webHidden/>
              </w:rPr>
              <w:tab/>
            </w:r>
            <w:r w:rsidR="00370A0D">
              <w:rPr>
                <w:noProof/>
                <w:webHidden/>
              </w:rPr>
              <w:fldChar w:fldCharType="begin"/>
            </w:r>
            <w:r w:rsidR="00370A0D">
              <w:rPr>
                <w:noProof/>
                <w:webHidden/>
              </w:rPr>
              <w:instrText xml:space="preserve"> PAGEREF _Toc242954861 \h </w:instrText>
            </w:r>
            <w:r w:rsidR="00370A0D">
              <w:rPr>
                <w:noProof/>
                <w:webHidden/>
              </w:rPr>
            </w:r>
            <w:r w:rsidR="00370A0D">
              <w:rPr>
                <w:noProof/>
                <w:webHidden/>
              </w:rPr>
              <w:fldChar w:fldCharType="separate"/>
            </w:r>
            <w:r w:rsidR="00370A0D">
              <w:rPr>
                <w:noProof/>
                <w:webHidden/>
              </w:rPr>
              <w:t>6</w:t>
            </w:r>
            <w:r w:rsidR="00370A0D">
              <w:rPr>
                <w:noProof/>
                <w:webHidden/>
              </w:rPr>
              <w:fldChar w:fldCharType="end"/>
            </w:r>
          </w:hyperlink>
        </w:p>
        <w:p w14:paraId="1460303E" w14:textId="77777777" w:rsidR="00370A0D" w:rsidRDefault="00000000">
          <w:pPr>
            <w:pStyle w:val="TOC2"/>
            <w:tabs>
              <w:tab w:val="right" w:leader="dot" w:pos="9016"/>
            </w:tabs>
            <w:rPr>
              <w:noProof/>
            </w:rPr>
          </w:pPr>
          <w:hyperlink w:anchor="_Toc242954862" w:history="1">
            <w:r w:rsidR="00370A0D" w:rsidRPr="006B7DA6">
              <w:rPr>
                <w:rStyle w:val="Hyperlink"/>
                <w:noProof/>
              </w:rPr>
              <w:t>Proposed data analytics methods</w:t>
            </w:r>
            <w:r w:rsidR="00370A0D">
              <w:rPr>
                <w:noProof/>
                <w:webHidden/>
              </w:rPr>
              <w:tab/>
            </w:r>
            <w:r w:rsidR="00370A0D">
              <w:rPr>
                <w:noProof/>
                <w:webHidden/>
              </w:rPr>
              <w:fldChar w:fldCharType="begin"/>
            </w:r>
            <w:r w:rsidR="00370A0D">
              <w:rPr>
                <w:noProof/>
                <w:webHidden/>
              </w:rPr>
              <w:instrText xml:space="preserve"> PAGEREF _Toc242954862 \h </w:instrText>
            </w:r>
            <w:r w:rsidR="00370A0D">
              <w:rPr>
                <w:noProof/>
                <w:webHidden/>
              </w:rPr>
            </w:r>
            <w:r w:rsidR="00370A0D">
              <w:rPr>
                <w:noProof/>
                <w:webHidden/>
              </w:rPr>
              <w:fldChar w:fldCharType="separate"/>
            </w:r>
            <w:r w:rsidR="00370A0D">
              <w:rPr>
                <w:noProof/>
                <w:webHidden/>
              </w:rPr>
              <w:t>6</w:t>
            </w:r>
            <w:r w:rsidR="00370A0D">
              <w:rPr>
                <w:noProof/>
                <w:webHidden/>
              </w:rPr>
              <w:fldChar w:fldCharType="end"/>
            </w:r>
          </w:hyperlink>
        </w:p>
        <w:p w14:paraId="49277F62" w14:textId="77777777" w:rsidR="00370A0D" w:rsidRDefault="00000000">
          <w:pPr>
            <w:pStyle w:val="TOC2"/>
            <w:tabs>
              <w:tab w:val="right" w:leader="dot" w:pos="9016"/>
            </w:tabs>
            <w:rPr>
              <w:noProof/>
            </w:rPr>
          </w:pPr>
          <w:hyperlink w:anchor="_Toc242954863" w:history="1">
            <w:r w:rsidR="00370A0D" w:rsidRPr="006B7DA6">
              <w:rPr>
                <w:rStyle w:val="Hyperlink"/>
                <w:noProof/>
              </w:rPr>
              <w:t>Technologies and Tools</w:t>
            </w:r>
            <w:r w:rsidR="00370A0D">
              <w:rPr>
                <w:noProof/>
                <w:webHidden/>
              </w:rPr>
              <w:tab/>
            </w:r>
            <w:r w:rsidR="00370A0D">
              <w:rPr>
                <w:noProof/>
                <w:webHidden/>
              </w:rPr>
              <w:fldChar w:fldCharType="begin"/>
            </w:r>
            <w:r w:rsidR="00370A0D">
              <w:rPr>
                <w:noProof/>
                <w:webHidden/>
              </w:rPr>
              <w:instrText xml:space="preserve"> PAGEREF _Toc242954863 \h </w:instrText>
            </w:r>
            <w:r w:rsidR="00370A0D">
              <w:rPr>
                <w:noProof/>
                <w:webHidden/>
              </w:rPr>
            </w:r>
            <w:r w:rsidR="00370A0D">
              <w:rPr>
                <w:noProof/>
                <w:webHidden/>
              </w:rPr>
              <w:fldChar w:fldCharType="separate"/>
            </w:r>
            <w:r w:rsidR="00370A0D">
              <w:rPr>
                <w:noProof/>
                <w:webHidden/>
              </w:rPr>
              <w:t>6</w:t>
            </w:r>
            <w:r w:rsidR="00370A0D">
              <w:rPr>
                <w:noProof/>
                <w:webHidden/>
              </w:rPr>
              <w:fldChar w:fldCharType="end"/>
            </w:r>
          </w:hyperlink>
        </w:p>
        <w:p w14:paraId="0B4EA9AC" w14:textId="77777777" w:rsidR="00370A0D" w:rsidRDefault="00000000" w:rsidP="00370A0D">
          <w:pPr>
            <w:pStyle w:val="TOC1"/>
            <w:rPr>
              <w:noProof/>
            </w:rPr>
          </w:pPr>
          <w:hyperlink w:anchor="_Toc242954864" w:history="1">
            <w:r w:rsidR="00370A0D" w:rsidRPr="006B7DA6">
              <w:rPr>
                <w:rStyle w:val="Hyperlink"/>
                <w:noProof/>
              </w:rPr>
              <w:t>System Architecture</w:t>
            </w:r>
            <w:r w:rsidR="00370A0D">
              <w:rPr>
                <w:noProof/>
                <w:webHidden/>
              </w:rPr>
              <w:tab/>
            </w:r>
            <w:r w:rsidR="00370A0D">
              <w:rPr>
                <w:noProof/>
                <w:webHidden/>
              </w:rPr>
              <w:fldChar w:fldCharType="begin"/>
            </w:r>
            <w:r w:rsidR="00370A0D">
              <w:rPr>
                <w:noProof/>
                <w:webHidden/>
              </w:rPr>
              <w:instrText xml:space="preserve"> PAGEREF _Toc242954864 \h </w:instrText>
            </w:r>
            <w:r w:rsidR="00370A0D">
              <w:rPr>
                <w:noProof/>
                <w:webHidden/>
              </w:rPr>
            </w:r>
            <w:r w:rsidR="00370A0D">
              <w:rPr>
                <w:noProof/>
                <w:webHidden/>
              </w:rPr>
              <w:fldChar w:fldCharType="separate"/>
            </w:r>
            <w:r w:rsidR="00370A0D">
              <w:rPr>
                <w:noProof/>
                <w:webHidden/>
              </w:rPr>
              <w:t>6</w:t>
            </w:r>
            <w:r w:rsidR="00370A0D">
              <w:rPr>
                <w:noProof/>
                <w:webHidden/>
              </w:rPr>
              <w:fldChar w:fldCharType="end"/>
            </w:r>
          </w:hyperlink>
        </w:p>
        <w:p w14:paraId="63CFE181" w14:textId="77777777" w:rsidR="00370A0D" w:rsidRDefault="00000000">
          <w:pPr>
            <w:pStyle w:val="TOC2"/>
            <w:tabs>
              <w:tab w:val="right" w:leader="dot" w:pos="9016"/>
            </w:tabs>
            <w:rPr>
              <w:noProof/>
            </w:rPr>
          </w:pPr>
          <w:hyperlink w:anchor="_Toc242954865" w:history="1">
            <w:r w:rsidR="00370A0D" w:rsidRPr="006B7DA6">
              <w:rPr>
                <w:rStyle w:val="Hyperlink"/>
                <w:noProof/>
              </w:rPr>
              <w:t>High-Level Architecture Diagram</w:t>
            </w:r>
            <w:r w:rsidR="00370A0D">
              <w:rPr>
                <w:noProof/>
                <w:webHidden/>
              </w:rPr>
              <w:tab/>
            </w:r>
            <w:r w:rsidR="00370A0D">
              <w:rPr>
                <w:noProof/>
                <w:webHidden/>
              </w:rPr>
              <w:fldChar w:fldCharType="begin"/>
            </w:r>
            <w:r w:rsidR="00370A0D">
              <w:rPr>
                <w:noProof/>
                <w:webHidden/>
              </w:rPr>
              <w:instrText xml:space="preserve"> PAGEREF _Toc242954865 \h </w:instrText>
            </w:r>
            <w:r w:rsidR="00370A0D">
              <w:rPr>
                <w:noProof/>
                <w:webHidden/>
              </w:rPr>
            </w:r>
            <w:r w:rsidR="00370A0D">
              <w:rPr>
                <w:noProof/>
                <w:webHidden/>
              </w:rPr>
              <w:fldChar w:fldCharType="separate"/>
            </w:r>
            <w:r w:rsidR="00370A0D">
              <w:rPr>
                <w:noProof/>
                <w:webHidden/>
              </w:rPr>
              <w:t>6</w:t>
            </w:r>
            <w:r w:rsidR="00370A0D">
              <w:rPr>
                <w:noProof/>
                <w:webHidden/>
              </w:rPr>
              <w:fldChar w:fldCharType="end"/>
            </w:r>
          </w:hyperlink>
        </w:p>
        <w:p w14:paraId="390B10A5" w14:textId="77777777" w:rsidR="00370A0D" w:rsidRDefault="00000000" w:rsidP="00370A0D">
          <w:pPr>
            <w:pStyle w:val="TOC1"/>
            <w:rPr>
              <w:noProof/>
            </w:rPr>
          </w:pPr>
          <w:hyperlink w:anchor="_Toc242954866" w:history="1">
            <w:r w:rsidR="00370A0D" w:rsidRPr="006B7DA6">
              <w:rPr>
                <w:rStyle w:val="Hyperlink"/>
                <w:noProof/>
              </w:rPr>
              <w:t>Data Sources</w:t>
            </w:r>
            <w:r w:rsidR="00370A0D">
              <w:rPr>
                <w:noProof/>
                <w:webHidden/>
              </w:rPr>
              <w:tab/>
            </w:r>
            <w:r w:rsidR="00370A0D">
              <w:rPr>
                <w:noProof/>
                <w:webHidden/>
              </w:rPr>
              <w:fldChar w:fldCharType="begin"/>
            </w:r>
            <w:r w:rsidR="00370A0D">
              <w:rPr>
                <w:noProof/>
                <w:webHidden/>
              </w:rPr>
              <w:instrText xml:space="preserve"> PAGEREF _Toc242954866 \h </w:instrText>
            </w:r>
            <w:r w:rsidR="00370A0D">
              <w:rPr>
                <w:noProof/>
                <w:webHidden/>
              </w:rPr>
            </w:r>
            <w:r w:rsidR="00370A0D">
              <w:rPr>
                <w:noProof/>
                <w:webHidden/>
              </w:rPr>
              <w:fldChar w:fldCharType="separate"/>
            </w:r>
            <w:r w:rsidR="00370A0D">
              <w:rPr>
                <w:noProof/>
                <w:webHidden/>
              </w:rPr>
              <w:t>8</w:t>
            </w:r>
            <w:r w:rsidR="00370A0D">
              <w:rPr>
                <w:noProof/>
                <w:webHidden/>
              </w:rPr>
              <w:fldChar w:fldCharType="end"/>
            </w:r>
          </w:hyperlink>
        </w:p>
        <w:p w14:paraId="788A4A4D" w14:textId="77777777" w:rsidR="00370A0D" w:rsidRDefault="00000000">
          <w:pPr>
            <w:pStyle w:val="TOC2"/>
            <w:tabs>
              <w:tab w:val="right" w:leader="dot" w:pos="9016"/>
            </w:tabs>
            <w:rPr>
              <w:noProof/>
            </w:rPr>
          </w:pPr>
          <w:hyperlink w:anchor="_Toc242954867" w:history="1">
            <w:r w:rsidR="00370A0D" w:rsidRPr="006B7DA6">
              <w:rPr>
                <w:rStyle w:val="Hyperlink"/>
                <w:noProof/>
              </w:rPr>
              <w:t>Type of Data Sources</w:t>
            </w:r>
            <w:r w:rsidR="00370A0D">
              <w:rPr>
                <w:noProof/>
                <w:webHidden/>
              </w:rPr>
              <w:tab/>
            </w:r>
            <w:r w:rsidR="00370A0D">
              <w:rPr>
                <w:noProof/>
                <w:webHidden/>
              </w:rPr>
              <w:fldChar w:fldCharType="begin"/>
            </w:r>
            <w:r w:rsidR="00370A0D">
              <w:rPr>
                <w:noProof/>
                <w:webHidden/>
              </w:rPr>
              <w:instrText xml:space="preserve"> PAGEREF _Toc242954867 \h </w:instrText>
            </w:r>
            <w:r w:rsidR="00370A0D">
              <w:rPr>
                <w:noProof/>
                <w:webHidden/>
              </w:rPr>
            </w:r>
            <w:r w:rsidR="00370A0D">
              <w:rPr>
                <w:noProof/>
                <w:webHidden/>
              </w:rPr>
              <w:fldChar w:fldCharType="separate"/>
            </w:r>
            <w:r w:rsidR="00370A0D">
              <w:rPr>
                <w:noProof/>
                <w:webHidden/>
              </w:rPr>
              <w:t>8</w:t>
            </w:r>
            <w:r w:rsidR="00370A0D">
              <w:rPr>
                <w:noProof/>
                <w:webHidden/>
              </w:rPr>
              <w:fldChar w:fldCharType="end"/>
            </w:r>
          </w:hyperlink>
        </w:p>
        <w:p w14:paraId="6C516D4C" w14:textId="77777777" w:rsidR="00370A0D" w:rsidRDefault="00000000">
          <w:pPr>
            <w:pStyle w:val="TOC2"/>
            <w:tabs>
              <w:tab w:val="right" w:leader="dot" w:pos="9016"/>
            </w:tabs>
            <w:rPr>
              <w:noProof/>
            </w:rPr>
          </w:pPr>
          <w:hyperlink w:anchor="_Toc242954868" w:history="1">
            <w:r w:rsidR="00370A0D" w:rsidRPr="006B7DA6">
              <w:rPr>
                <w:rStyle w:val="Hyperlink"/>
                <w:noProof/>
              </w:rPr>
              <w:t>Approx. Amount of Data Required</w:t>
            </w:r>
            <w:r w:rsidR="00370A0D">
              <w:rPr>
                <w:noProof/>
                <w:webHidden/>
              </w:rPr>
              <w:tab/>
            </w:r>
            <w:r w:rsidR="00370A0D">
              <w:rPr>
                <w:noProof/>
                <w:webHidden/>
              </w:rPr>
              <w:fldChar w:fldCharType="begin"/>
            </w:r>
            <w:r w:rsidR="00370A0D">
              <w:rPr>
                <w:noProof/>
                <w:webHidden/>
              </w:rPr>
              <w:instrText xml:space="preserve"> PAGEREF _Toc242954868 \h </w:instrText>
            </w:r>
            <w:r w:rsidR="00370A0D">
              <w:rPr>
                <w:noProof/>
                <w:webHidden/>
              </w:rPr>
            </w:r>
            <w:r w:rsidR="00370A0D">
              <w:rPr>
                <w:noProof/>
                <w:webHidden/>
              </w:rPr>
              <w:fldChar w:fldCharType="separate"/>
            </w:r>
            <w:r w:rsidR="00370A0D">
              <w:rPr>
                <w:noProof/>
                <w:webHidden/>
              </w:rPr>
              <w:t>9</w:t>
            </w:r>
            <w:r w:rsidR="00370A0D">
              <w:rPr>
                <w:noProof/>
                <w:webHidden/>
              </w:rPr>
              <w:fldChar w:fldCharType="end"/>
            </w:r>
          </w:hyperlink>
        </w:p>
        <w:p w14:paraId="0ADAEA3C" w14:textId="77777777" w:rsidR="00370A0D" w:rsidRDefault="00000000" w:rsidP="00370A0D">
          <w:pPr>
            <w:pStyle w:val="TOC1"/>
            <w:rPr>
              <w:noProof/>
            </w:rPr>
          </w:pPr>
          <w:hyperlink w:anchor="_Toc242954869" w:history="1">
            <w:r w:rsidR="00370A0D" w:rsidRPr="006B7DA6">
              <w:rPr>
                <w:rStyle w:val="Hyperlink"/>
                <w:noProof/>
              </w:rPr>
              <w:t>Expected Deliverables</w:t>
            </w:r>
            <w:r w:rsidR="00370A0D">
              <w:rPr>
                <w:noProof/>
                <w:webHidden/>
              </w:rPr>
              <w:tab/>
            </w:r>
            <w:r w:rsidR="00370A0D">
              <w:rPr>
                <w:noProof/>
                <w:webHidden/>
              </w:rPr>
              <w:fldChar w:fldCharType="begin"/>
            </w:r>
            <w:r w:rsidR="00370A0D">
              <w:rPr>
                <w:noProof/>
                <w:webHidden/>
              </w:rPr>
              <w:instrText xml:space="preserve"> PAGEREF _Toc242954869 \h </w:instrText>
            </w:r>
            <w:r w:rsidR="00370A0D">
              <w:rPr>
                <w:noProof/>
                <w:webHidden/>
              </w:rPr>
            </w:r>
            <w:r w:rsidR="00370A0D">
              <w:rPr>
                <w:noProof/>
                <w:webHidden/>
              </w:rPr>
              <w:fldChar w:fldCharType="separate"/>
            </w:r>
            <w:r w:rsidR="00370A0D">
              <w:rPr>
                <w:noProof/>
                <w:webHidden/>
              </w:rPr>
              <w:t>9</w:t>
            </w:r>
            <w:r w:rsidR="00370A0D">
              <w:rPr>
                <w:noProof/>
                <w:webHidden/>
              </w:rPr>
              <w:fldChar w:fldCharType="end"/>
            </w:r>
          </w:hyperlink>
        </w:p>
        <w:p w14:paraId="0B58A963" w14:textId="77777777" w:rsidR="00370A0D" w:rsidRDefault="00000000" w:rsidP="00370A0D">
          <w:pPr>
            <w:pStyle w:val="TOC1"/>
            <w:rPr>
              <w:noProof/>
            </w:rPr>
          </w:pPr>
          <w:hyperlink w:anchor="_Toc242954870" w:history="1">
            <w:r w:rsidR="00370A0D" w:rsidRPr="006B7DA6">
              <w:rPr>
                <w:rStyle w:val="Hyperlink"/>
                <w:noProof/>
              </w:rPr>
              <w:t>Project Timeline</w:t>
            </w:r>
            <w:r w:rsidR="00370A0D">
              <w:rPr>
                <w:noProof/>
                <w:webHidden/>
              </w:rPr>
              <w:tab/>
            </w:r>
            <w:r w:rsidR="00370A0D">
              <w:rPr>
                <w:noProof/>
                <w:webHidden/>
              </w:rPr>
              <w:fldChar w:fldCharType="begin"/>
            </w:r>
            <w:r w:rsidR="00370A0D">
              <w:rPr>
                <w:noProof/>
                <w:webHidden/>
              </w:rPr>
              <w:instrText xml:space="preserve"> PAGEREF _Toc242954870 \h </w:instrText>
            </w:r>
            <w:r w:rsidR="00370A0D">
              <w:rPr>
                <w:noProof/>
                <w:webHidden/>
              </w:rPr>
            </w:r>
            <w:r w:rsidR="00370A0D">
              <w:rPr>
                <w:noProof/>
                <w:webHidden/>
              </w:rPr>
              <w:fldChar w:fldCharType="separate"/>
            </w:r>
            <w:r w:rsidR="00370A0D">
              <w:rPr>
                <w:noProof/>
                <w:webHidden/>
              </w:rPr>
              <w:t>9</w:t>
            </w:r>
            <w:r w:rsidR="00370A0D">
              <w:rPr>
                <w:noProof/>
                <w:webHidden/>
              </w:rPr>
              <w:fldChar w:fldCharType="end"/>
            </w:r>
          </w:hyperlink>
        </w:p>
        <w:p w14:paraId="6366E72C" w14:textId="77777777" w:rsidR="00370A0D" w:rsidRDefault="00000000" w:rsidP="00370A0D">
          <w:pPr>
            <w:pStyle w:val="TOC1"/>
            <w:rPr>
              <w:noProof/>
            </w:rPr>
          </w:pPr>
          <w:hyperlink w:anchor="_Toc242954871" w:history="1">
            <w:r w:rsidR="00370A0D" w:rsidRPr="006B7DA6">
              <w:rPr>
                <w:rStyle w:val="Hyperlink"/>
                <w:noProof/>
              </w:rPr>
              <w:t>Ethical and Legal Considerations</w:t>
            </w:r>
            <w:r w:rsidR="00370A0D">
              <w:rPr>
                <w:noProof/>
                <w:webHidden/>
              </w:rPr>
              <w:tab/>
            </w:r>
            <w:r w:rsidR="00370A0D">
              <w:rPr>
                <w:noProof/>
                <w:webHidden/>
              </w:rPr>
              <w:fldChar w:fldCharType="begin"/>
            </w:r>
            <w:r w:rsidR="00370A0D">
              <w:rPr>
                <w:noProof/>
                <w:webHidden/>
              </w:rPr>
              <w:instrText xml:space="preserve"> PAGEREF _Toc242954871 \h </w:instrText>
            </w:r>
            <w:r w:rsidR="00370A0D">
              <w:rPr>
                <w:noProof/>
                <w:webHidden/>
              </w:rPr>
            </w:r>
            <w:r w:rsidR="00370A0D">
              <w:rPr>
                <w:noProof/>
                <w:webHidden/>
              </w:rPr>
              <w:fldChar w:fldCharType="separate"/>
            </w:r>
            <w:r w:rsidR="00370A0D">
              <w:rPr>
                <w:noProof/>
                <w:webHidden/>
              </w:rPr>
              <w:t>10</w:t>
            </w:r>
            <w:r w:rsidR="00370A0D">
              <w:rPr>
                <w:noProof/>
                <w:webHidden/>
              </w:rPr>
              <w:fldChar w:fldCharType="end"/>
            </w:r>
          </w:hyperlink>
        </w:p>
        <w:p w14:paraId="7DBF6344" w14:textId="77777777" w:rsidR="00370A0D" w:rsidRDefault="00000000" w:rsidP="00370A0D">
          <w:pPr>
            <w:pStyle w:val="TOC1"/>
            <w:rPr>
              <w:noProof/>
            </w:rPr>
          </w:pPr>
          <w:hyperlink w:anchor="_Toc242954872" w:history="1">
            <w:r w:rsidR="00370A0D" w:rsidRPr="006B7DA6">
              <w:rPr>
                <w:rStyle w:val="Hyperlink"/>
                <w:noProof/>
              </w:rPr>
              <w:t>References</w:t>
            </w:r>
            <w:r w:rsidR="00370A0D">
              <w:rPr>
                <w:noProof/>
                <w:webHidden/>
              </w:rPr>
              <w:tab/>
            </w:r>
            <w:r w:rsidR="00370A0D">
              <w:rPr>
                <w:noProof/>
                <w:webHidden/>
              </w:rPr>
              <w:fldChar w:fldCharType="begin"/>
            </w:r>
            <w:r w:rsidR="00370A0D">
              <w:rPr>
                <w:noProof/>
                <w:webHidden/>
              </w:rPr>
              <w:instrText xml:space="preserve"> PAGEREF _Toc242954872 \h </w:instrText>
            </w:r>
            <w:r w:rsidR="00370A0D">
              <w:rPr>
                <w:noProof/>
                <w:webHidden/>
              </w:rPr>
            </w:r>
            <w:r w:rsidR="00370A0D">
              <w:rPr>
                <w:noProof/>
                <w:webHidden/>
              </w:rPr>
              <w:fldChar w:fldCharType="separate"/>
            </w:r>
            <w:r w:rsidR="00370A0D">
              <w:rPr>
                <w:noProof/>
                <w:webHidden/>
              </w:rPr>
              <w:t>10</w:t>
            </w:r>
            <w:r w:rsidR="00370A0D">
              <w:rPr>
                <w:noProof/>
                <w:webHidden/>
              </w:rPr>
              <w:fldChar w:fldCharType="end"/>
            </w:r>
          </w:hyperlink>
        </w:p>
        <w:p w14:paraId="32501134" w14:textId="77777777" w:rsidR="00577AD0" w:rsidRPr="00317489" w:rsidRDefault="00577AD0" w:rsidP="000C0810">
          <w:pPr>
            <w:spacing w:line="360" w:lineRule="auto"/>
            <w:jc w:val="both"/>
            <w:rPr>
              <w:rFonts w:ascii="Arial" w:hAnsi="Arial" w:cs="Arial"/>
              <w:sz w:val="24"/>
              <w:szCs w:val="24"/>
            </w:rPr>
          </w:pPr>
          <w:r w:rsidRPr="000C0810">
            <w:rPr>
              <w:rFonts w:ascii="Arial" w:hAnsi="Arial" w:cs="Arial"/>
              <w:sz w:val="24"/>
              <w:szCs w:val="24"/>
            </w:rPr>
            <w:fldChar w:fldCharType="end"/>
          </w:r>
        </w:p>
      </w:sdtContent>
    </w:sdt>
    <w:p w14:paraId="44B0C824" w14:textId="77777777" w:rsidR="00000614" w:rsidRPr="00317489" w:rsidRDefault="00000614" w:rsidP="000C0810">
      <w:pPr>
        <w:spacing w:line="360" w:lineRule="auto"/>
        <w:jc w:val="both"/>
        <w:rPr>
          <w:rFonts w:ascii="Arial" w:hAnsi="Arial" w:cs="Arial"/>
          <w:sz w:val="24"/>
          <w:szCs w:val="24"/>
        </w:rPr>
      </w:pPr>
    </w:p>
    <w:p w14:paraId="4CFAD529" w14:textId="77777777" w:rsidR="00000614" w:rsidRPr="00317489" w:rsidRDefault="00000614" w:rsidP="000C0810">
      <w:pPr>
        <w:spacing w:line="360" w:lineRule="auto"/>
        <w:jc w:val="both"/>
        <w:rPr>
          <w:rFonts w:ascii="Arial" w:hAnsi="Arial" w:cs="Arial"/>
          <w:sz w:val="24"/>
          <w:szCs w:val="24"/>
        </w:rPr>
      </w:pPr>
    </w:p>
    <w:p w14:paraId="4DD055B1" w14:textId="77777777" w:rsidR="00000614" w:rsidRPr="00317489" w:rsidRDefault="00000614" w:rsidP="000C0810">
      <w:pPr>
        <w:spacing w:line="360" w:lineRule="auto"/>
        <w:jc w:val="both"/>
        <w:rPr>
          <w:rFonts w:ascii="Arial" w:hAnsi="Arial" w:cs="Arial"/>
          <w:sz w:val="24"/>
          <w:szCs w:val="24"/>
        </w:rPr>
      </w:pPr>
    </w:p>
    <w:p w14:paraId="4C74524C" w14:textId="77777777" w:rsidR="00000614" w:rsidRPr="00317489" w:rsidRDefault="00000614" w:rsidP="000C0810">
      <w:pPr>
        <w:spacing w:line="360" w:lineRule="auto"/>
        <w:jc w:val="both"/>
        <w:rPr>
          <w:rFonts w:ascii="Arial" w:hAnsi="Arial" w:cs="Arial"/>
          <w:sz w:val="24"/>
          <w:szCs w:val="24"/>
        </w:rPr>
      </w:pPr>
    </w:p>
    <w:p w14:paraId="25861623" w14:textId="77777777" w:rsidR="00000614" w:rsidRPr="00317489" w:rsidRDefault="00000614" w:rsidP="000C0810">
      <w:pPr>
        <w:spacing w:line="360" w:lineRule="auto"/>
        <w:jc w:val="both"/>
        <w:rPr>
          <w:rFonts w:ascii="Arial" w:hAnsi="Arial" w:cs="Arial"/>
          <w:sz w:val="24"/>
          <w:szCs w:val="24"/>
        </w:rPr>
      </w:pPr>
    </w:p>
    <w:p w14:paraId="240BFF1A" w14:textId="77777777" w:rsidR="00370A0D" w:rsidRDefault="00370A0D" w:rsidP="000C0810">
      <w:pPr>
        <w:spacing w:line="360" w:lineRule="auto"/>
        <w:jc w:val="both"/>
        <w:rPr>
          <w:ins w:id="13" w:author="Microsoft Office User" w:date="2026-10-15T11:17:00Z"/>
          <w:rFonts w:ascii="Arial" w:hAnsi="Arial" w:cs="Arial"/>
          <w:sz w:val="24"/>
          <w:szCs w:val="24"/>
        </w:rPr>
      </w:pPr>
    </w:p>
    <w:p w14:paraId="7B465FBC" w14:textId="77777777" w:rsidR="006323D4" w:rsidRDefault="006323D4" w:rsidP="000C0810">
      <w:pPr>
        <w:spacing w:line="360" w:lineRule="auto"/>
        <w:jc w:val="both"/>
        <w:rPr>
          <w:ins w:id="14" w:author="Microsoft Office User" w:date="2026-10-15T11:17:00Z"/>
          <w:rFonts w:ascii="Arial" w:hAnsi="Arial" w:cs="Arial"/>
          <w:sz w:val="24"/>
          <w:szCs w:val="24"/>
        </w:rPr>
      </w:pPr>
    </w:p>
    <w:p w14:paraId="55D3A096" w14:textId="77777777" w:rsidR="006323D4" w:rsidRDefault="006323D4" w:rsidP="000C0810">
      <w:pPr>
        <w:spacing w:line="360" w:lineRule="auto"/>
        <w:jc w:val="both"/>
        <w:rPr>
          <w:ins w:id="15" w:author="Microsoft Office User" w:date="2026-10-15T11:17:00Z"/>
          <w:rFonts w:ascii="Arial" w:hAnsi="Arial" w:cs="Arial"/>
          <w:sz w:val="24"/>
          <w:szCs w:val="24"/>
        </w:rPr>
      </w:pPr>
    </w:p>
    <w:p w14:paraId="32C48CE9" w14:textId="77777777" w:rsidR="006323D4" w:rsidRPr="00317489" w:rsidDel="006323D4" w:rsidRDefault="006323D4" w:rsidP="000C0810">
      <w:pPr>
        <w:spacing w:line="360" w:lineRule="auto"/>
        <w:jc w:val="both"/>
        <w:rPr>
          <w:del w:id="16" w:author="Microsoft Office User" w:date="2026-10-15T11:17:00Z"/>
          <w:rFonts w:ascii="Arial" w:hAnsi="Arial" w:cs="Arial"/>
          <w:sz w:val="24"/>
          <w:szCs w:val="24"/>
        </w:rPr>
      </w:pPr>
    </w:p>
    <w:p w14:paraId="395E8822" w14:textId="77777777" w:rsidR="00000614" w:rsidRPr="00317489" w:rsidRDefault="00000614" w:rsidP="000C0810">
      <w:pPr>
        <w:spacing w:line="360" w:lineRule="auto"/>
        <w:jc w:val="both"/>
        <w:rPr>
          <w:rFonts w:ascii="Arial" w:hAnsi="Arial" w:cs="Arial"/>
          <w:sz w:val="24"/>
          <w:szCs w:val="24"/>
        </w:rPr>
      </w:pPr>
    </w:p>
    <w:p w14:paraId="7A9950BF" w14:textId="77777777" w:rsidR="00000614" w:rsidRPr="000C0810" w:rsidRDefault="00000614" w:rsidP="000C0810">
      <w:pPr>
        <w:pStyle w:val="Heading1"/>
        <w:spacing w:line="360" w:lineRule="auto"/>
        <w:jc w:val="both"/>
        <w:rPr>
          <w:rStyle w:val="SubtleEmphasis"/>
          <w:i w:val="0"/>
          <w:iCs w:val="0"/>
          <w:color w:val="2F5496" w:themeColor="accent1" w:themeShade="BF"/>
          <w:sz w:val="24"/>
          <w:szCs w:val="24"/>
        </w:rPr>
      </w:pPr>
      <w:bookmarkStart w:id="17" w:name="_Toc242954849"/>
      <w:r w:rsidRPr="000C0810">
        <w:rPr>
          <w:rStyle w:val="SubtleEmphasis"/>
          <w:i w:val="0"/>
          <w:iCs w:val="0"/>
          <w:color w:val="2F5496" w:themeColor="accent1" w:themeShade="BF"/>
          <w:sz w:val="24"/>
          <w:szCs w:val="24"/>
        </w:rPr>
        <w:lastRenderedPageBreak/>
        <w:t>Project Title</w:t>
      </w:r>
      <w:bookmarkEnd w:id="17"/>
    </w:p>
    <w:p w14:paraId="66BBABC4" w14:textId="77777777" w:rsidR="00000614" w:rsidRPr="00317489" w:rsidRDefault="00000614" w:rsidP="000C0810">
      <w:pPr>
        <w:spacing w:line="360" w:lineRule="auto"/>
        <w:jc w:val="both"/>
        <w:rPr>
          <w:rFonts w:ascii="Arial" w:hAnsi="Arial" w:cs="Arial"/>
          <w:color w:val="000000" w:themeColor="text1"/>
          <w:sz w:val="24"/>
          <w:szCs w:val="24"/>
        </w:rPr>
      </w:pPr>
    </w:p>
    <w:p w14:paraId="48B96C1F" w14:textId="77777777" w:rsidR="00000614" w:rsidRPr="000C0810" w:rsidRDefault="00000614" w:rsidP="000C0810">
      <w:pPr>
        <w:spacing w:line="360" w:lineRule="auto"/>
        <w:jc w:val="both"/>
        <w:rPr>
          <w:color w:val="000000" w:themeColor="text1"/>
          <w:sz w:val="24"/>
          <w:szCs w:val="24"/>
        </w:rPr>
      </w:pPr>
      <w:r w:rsidRPr="000C0810">
        <w:rPr>
          <w:color w:val="000000" w:themeColor="text1"/>
          <w:sz w:val="24"/>
          <w:szCs w:val="24"/>
        </w:rPr>
        <w:t>Predicting Consumer Adaptation of Digital Credit Across European Markets in Fintech vs Traditional Banking.</w:t>
      </w:r>
    </w:p>
    <w:p w14:paraId="0C75CD03" w14:textId="77777777" w:rsidR="00000614" w:rsidRPr="000C0810" w:rsidRDefault="00000614" w:rsidP="000C0810">
      <w:pPr>
        <w:pStyle w:val="Heading1"/>
        <w:spacing w:line="360" w:lineRule="auto"/>
        <w:jc w:val="both"/>
        <w:rPr>
          <w:sz w:val="24"/>
          <w:szCs w:val="24"/>
        </w:rPr>
      </w:pPr>
      <w:bookmarkStart w:id="18" w:name="_Toc242954850"/>
      <w:r w:rsidRPr="000C0810">
        <w:rPr>
          <w:sz w:val="24"/>
          <w:szCs w:val="24"/>
        </w:rPr>
        <w:t>Introduction</w:t>
      </w:r>
      <w:bookmarkEnd w:id="18"/>
    </w:p>
    <w:p w14:paraId="1E46A736" w14:textId="77777777" w:rsidR="00000614" w:rsidRPr="000C0810" w:rsidRDefault="00000614" w:rsidP="000C0810">
      <w:pPr>
        <w:spacing w:line="360" w:lineRule="auto"/>
        <w:jc w:val="both"/>
        <w:rPr>
          <w:sz w:val="24"/>
          <w:szCs w:val="24"/>
        </w:rPr>
      </w:pPr>
    </w:p>
    <w:p w14:paraId="17898229" w14:textId="77777777" w:rsidR="00000614" w:rsidRPr="000C0810" w:rsidRDefault="00000614" w:rsidP="000C0810">
      <w:pPr>
        <w:pStyle w:val="Heading2"/>
        <w:spacing w:line="360" w:lineRule="auto"/>
        <w:jc w:val="both"/>
        <w:rPr>
          <w:sz w:val="24"/>
          <w:szCs w:val="24"/>
        </w:rPr>
      </w:pPr>
      <w:bookmarkStart w:id="19" w:name="_Toc242954851"/>
      <w:r w:rsidRPr="000C0810">
        <w:rPr>
          <w:sz w:val="24"/>
          <w:szCs w:val="24"/>
        </w:rPr>
        <w:t>Brief Overview</w:t>
      </w:r>
      <w:bookmarkEnd w:id="19"/>
    </w:p>
    <w:p w14:paraId="11531393" w14:textId="77777777" w:rsidR="00000614" w:rsidRPr="000C0810" w:rsidRDefault="00000614" w:rsidP="000C0810">
      <w:pPr>
        <w:spacing w:line="360" w:lineRule="auto"/>
        <w:jc w:val="both"/>
        <w:rPr>
          <w:sz w:val="24"/>
          <w:szCs w:val="24"/>
        </w:rPr>
      </w:pPr>
    </w:p>
    <w:p w14:paraId="3B22961D" w14:textId="254202D4" w:rsidR="00000614" w:rsidRPr="00317489" w:rsidRDefault="00000614" w:rsidP="000C0810">
      <w:pPr>
        <w:spacing w:line="360" w:lineRule="auto"/>
        <w:jc w:val="both"/>
        <w:rPr>
          <w:sz w:val="24"/>
          <w:szCs w:val="24"/>
        </w:rPr>
      </w:pPr>
      <w:r w:rsidRPr="000C0810">
        <w:rPr>
          <w:sz w:val="24"/>
          <w:szCs w:val="24"/>
        </w:rPr>
        <w:t xml:space="preserve">The project </w:t>
      </w:r>
      <w:r w:rsidRPr="00317489">
        <w:rPr>
          <w:sz w:val="24"/>
          <w:szCs w:val="24"/>
        </w:rPr>
        <w:t>demonstrates the shifting dynamics of consumer credit in Europe, contra</w:t>
      </w:r>
      <w:r w:rsidR="003D5F0C">
        <w:rPr>
          <w:sz w:val="24"/>
          <w:szCs w:val="24"/>
        </w:rPr>
        <w:t>s</w:t>
      </w:r>
      <w:r w:rsidRPr="00317489">
        <w:rPr>
          <w:sz w:val="24"/>
          <w:szCs w:val="24"/>
        </w:rPr>
        <w:t>ting traditional banking with Fintech platforms. Using a predictive model</w:t>
      </w:r>
      <w:r w:rsidR="000E06A5">
        <w:rPr>
          <w:sz w:val="24"/>
          <w:szCs w:val="24"/>
        </w:rPr>
        <w:t>, it examines</w:t>
      </w:r>
      <w:r w:rsidRPr="00317489">
        <w:rPr>
          <w:sz w:val="24"/>
          <w:szCs w:val="24"/>
        </w:rPr>
        <w:t xml:space="preserve"> consumer trend</w:t>
      </w:r>
      <w:r w:rsidR="003D5F0C">
        <w:rPr>
          <w:sz w:val="24"/>
          <w:szCs w:val="24"/>
        </w:rPr>
        <w:t xml:space="preserve">s </w:t>
      </w:r>
      <w:r w:rsidR="000E06A5">
        <w:rPr>
          <w:sz w:val="24"/>
          <w:szCs w:val="24"/>
        </w:rPr>
        <w:t>in</w:t>
      </w:r>
      <w:r w:rsidRPr="00317489">
        <w:rPr>
          <w:sz w:val="24"/>
          <w:szCs w:val="24"/>
        </w:rPr>
        <w:t xml:space="preserve"> digital credit channels and the </w:t>
      </w:r>
      <w:r w:rsidR="000E06A5">
        <w:rPr>
          <w:sz w:val="24"/>
          <w:szCs w:val="24"/>
        </w:rPr>
        <w:t xml:space="preserve">European </w:t>
      </w:r>
      <w:r w:rsidRPr="00317489">
        <w:rPr>
          <w:sz w:val="24"/>
          <w:szCs w:val="24"/>
        </w:rPr>
        <w:t>macroeconomic environment, us</w:t>
      </w:r>
      <w:r w:rsidR="000E06A5">
        <w:rPr>
          <w:sz w:val="24"/>
          <w:szCs w:val="24"/>
        </w:rPr>
        <w:t>ing</w:t>
      </w:r>
      <w:r w:rsidRPr="00317489">
        <w:rPr>
          <w:sz w:val="24"/>
          <w:szCs w:val="24"/>
        </w:rPr>
        <w:t xml:space="preserve"> data from Eurostats, </w:t>
      </w:r>
      <w:ins w:id="20" w:author="Microsoft Office User" w:date="2026-10-20T09:21:00Z">
        <w:r w:rsidR="009427BD">
          <w:rPr>
            <w:sz w:val="24"/>
            <w:szCs w:val="24"/>
          </w:rPr>
          <w:t xml:space="preserve">the </w:t>
        </w:r>
      </w:ins>
      <w:r w:rsidRPr="00317489">
        <w:rPr>
          <w:sz w:val="24"/>
          <w:szCs w:val="24"/>
        </w:rPr>
        <w:t xml:space="preserve">European Central Bank and </w:t>
      </w:r>
      <w:ins w:id="21" w:author="Microsoft Office User" w:date="2026-10-20T09:21:00Z">
        <w:r w:rsidR="009427BD">
          <w:rPr>
            <w:sz w:val="24"/>
            <w:szCs w:val="24"/>
          </w:rPr>
          <w:t xml:space="preserve">the </w:t>
        </w:r>
      </w:ins>
      <w:r w:rsidRPr="00317489">
        <w:rPr>
          <w:sz w:val="24"/>
          <w:szCs w:val="24"/>
        </w:rPr>
        <w:t>DESI index.</w:t>
      </w:r>
    </w:p>
    <w:p w14:paraId="38E5BAB7" w14:textId="77777777" w:rsidR="00000614" w:rsidRPr="000C0810" w:rsidRDefault="00000614" w:rsidP="000C0810">
      <w:pPr>
        <w:pStyle w:val="Heading2"/>
        <w:spacing w:line="360" w:lineRule="auto"/>
        <w:jc w:val="both"/>
        <w:rPr>
          <w:sz w:val="24"/>
          <w:szCs w:val="24"/>
        </w:rPr>
      </w:pPr>
    </w:p>
    <w:p w14:paraId="6038D2B3" w14:textId="77777777" w:rsidR="00000614" w:rsidRPr="000C0810" w:rsidRDefault="00000614" w:rsidP="000C0810">
      <w:pPr>
        <w:pStyle w:val="Heading2"/>
        <w:spacing w:line="360" w:lineRule="auto"/>
        <w:jc w:val="both"/>
        <w:rPr>
          <w:sz w:val="24"/>
          <w:szCs w:val="24"/>
        </w:rPr>
      </w:pPr>
      <w:bookmarkStart w:id="22" w:name="_Toc242954852"/>
      <w:r w:rsidRPr="000C0810">
        <w:rPr>
          <w:sz w:val="24"/>
          <w:szCs w:val="24"/>
        </w:rPr>
        <w:t>Business Context, Relevance and Significance</w:t>
      </w:r>
      <w:bookmarkEnd w:id="22"/>
    </w:p>
    <w:p w14:paraId="7EF7FD28" w14:textId="77777777" w:rsidR="00000614" w:rsidRPr="000C0810" w:rsidRDefault="00000614" w:rsidP="000C0810">
      <w:pPr>
        <w:spacing w:line="360" w:lineRule="auto"/>
        <w:jc w:val="both"/>
        <w:rPr>
          <w:sz w:val="24"/>
          <w:szCs w:val="24"/>
        </w:rPr>
      </w:pPr>
    </w:p>
    <w:p w14:paraId="0AB7E976" w14:textId="77777777" w:rsidR="00000614" w:rsidRPr="000C0810" w:rsidRDefault="00000614" w:rsidP="000C0810">
      <w:pPr>
        <w:spacing w:line="360" w:lineRule="auto"/>
        <w:jc w:val="both"/>
        <w:rPr>
          <w:sz w:val="24"/>
          <w:szCs w:val="24"/>
        </w:rPr>
      </w:pPr>
      <w:r w:rsidRPr="000C0810">
        <w:rPr>
          <w:sz w:val="24"/>
          <w:szCs w:val="24"/>
        </w:rPr>
        <w:t xml:space="preserve">Historically, banks </w:t>
      </w:r>
      <w:r w:rsidR="003D5F0C">
        <w:rPr>
          <w:sz w:val="24"/>
          <w:szCs w:val="24"/>
        </w:rPr>
        <w:t>have</w:t>
      </w:r>
      <w:r w:rsidRPr="000C0810">
        <w:rPr>
          <w:sz w:val="24"/>
          <w:szCs w:val="24"/>
        </w:rPr>
        <w:t xml:space="preserve"> dominated the financial industry</w:t>
      </w:r>
      <w:r w:rsidR="003D5F0C">
        <w:rPr>
          <w:sz w:val="24"/>
          <w:szCs w:val="24"/>
        </w:rPr>
        <w:t>;</w:t>
      </w:r>
      <w:r w:rsidR="003D5F0C" w:rsidRPr="000C0810">
        <w:rPr>
          <w:sz w:val="24"/>
          <w:szCs w:val="24"/>
        </w:rPr>
        <w:t xml:space="preserve"> </w:t>
      </w:r>
      <w:r w:rsidRPr="000C0810">
        <w:rPr>
          <w:sz w:val="24"/>
          <w:szCs w:val="24"/>
        </w:rPr>
        <w:t>therefore</w:t>
      </w:r>
      <w:r w:rsidR="003D5F0C">
        <w:rPr>
          <w:sz w:val="24"/>
          <w:szCs w:val="24"/>
        </w:rPr>
        <w:t>,</w:t>
      </w:r>
      <w:r w:rsidRPr="000C0810">
        <w:rPr>
          <w:sz w:val="24"/>
          <w:szCs w:val="24"/>
        </w:rPr>
        <w:t xml:space="preserve"> c</w:t>
      </w:r>
      <w:r w:rsidR="003D5F0C">
        <w:rPr>
          <w:sz w:val="24"/>
          <w:szCs w:val="24"/>
        </w:rPr>
        <w:t>ustomers</w:t>
      </w:r>
      <w:r w:rsidRPr="000C0810">
        <w:rPr>
          <w:sz w:val="24"/>
          <w:szCs w:val="24"/>
        </w:rPr>
        <w:t xml:space="preserve"> are used to go</w:t>
      </w:r>
      <w:r w:rsidR="003D5F0C">
        <w:rPr>
          <w:sz w:val="24"/>
          <w:szCs w:val="24"/>
        </w:rPr>
        <w:t>ing</w:t>
      </w:r>
      <w:r w:rsidRPr="000C0810">
        <w:rPr>
          <w:sz w:val="24"/>
          <w:szCs w:val="24"/>
        </w:rPr>
        <w:t xml:space="preserve"> </w:t>
      </w:r>
      <w:r w:rsidR="003D5F0C">
        <w:rPr>
          <w:sz w:val="24"/>
          <w:szCs w:val="24"/>
        </w:rPr>
        <w:t>through</w:t>
      </w:r>
      <w:r w:rsidRPr="000C0810">
        <w:rPr>
          <w:sz w:val="24"/>
          <w:szCs w:val="24"/>
        </w:rPr>
        <w:t xml:space="preserve"> a different process in p</w:t>
      </w:r>
      <w:r w:rsidR="003D5F0C">
        <w:rPr>
          <w:sz w:val="24"/>
          <w:szCs w:val="24"/>
        </w:rPr>
        <w:t>erson</w:t>
      </w:r>
      <w:r w:rsidRPr="000C0810">
        <w:rPr>
          <w:sz w:val="24"/>
          <w:szCs w:val="24"/>
        </w:rPr>
        <w:t xml:space="preserve"> and hav</w:t>
      </w:r>
      <w:r w:rsidR="003D5F0C">
        <w:rPr>
          <w:sz w:val="24"/>
          <w:szCs w:val="24"/>
        </w:rPr>
        <w:t>ing</w:t>
      </w:r>
      <w:r w:rsidRPr="000C0810">
        <w:rPr>
          <w:sz w:val="24"/>
          <w:szCs w:val="24"/>
        </w:rPr>
        <w:t xml:space="preserve"> some kind of underwriting with them.</w:t>
      </w:r>
    </w:p>
    <w:p w14:paraId="4C840625" w14:textId="77777777" w:rsidR="00000614" w:rsidRPr="000C0810" w:rsidRDefault="00000614" w:rsidP="000C0810">
      <w:pPr>
        <w:spacing w:line="360" w:lineRule="auto"/>
        <w:jc w:val="both"/>
        <w:rPr>
          <w:sz w:val="24"/>
          <w:szCs w:val="24"/>
        </w:rPr>
      </w:pPr>
      <w:r w:rsidRPr="000C0810">
        <w:rPr>
          <w:sz w:val="24"/>
          <w:szCs w:val="24"/>
        </w:rPr>
        <w:t>Meanwhile</w:t>
      </w:r>
      <w:r w:rsidR="003D5F0C">
        <w:rPr>
          <w:sz w:val="24"/>
          <w:szCs w:val="24"/>
        </w:rPr>
        <w:t>,</w:t>
      </w:r>
      <w:r w:rsidRPr="000C0810">
        <w:rPr>
          <w:sz w:val="24"/>
          <w:szCs w:val="24"/>
        </w:rPr>
        <w:t xml:space="preserve"> the industr</w:t>
      </w:r>
      <w:r w:rsidR="00B20460" w:rsidRPr="000C0810">
        <w:rPr>
          <w:sz w:val="24"/>
          <w:szCs w:val="24"/>
        </w:rPr>
        <w:t xml:space="preserve">y of Fintech come to change the </w:t>
      </w:r>
      <w:r w:rsidR="003D5F0C" w:rsidRPr="000C0810">
        <w:rPr>
          <w:sz w:val="24"/>
          <w:szCs w:val="24"/>
        </w:rPr>
        <w:t>panoram</w:t>
      </w:r>
      <w:r w:rsidR="003D5F0C">
        <w:rPr>
          <w:sz w:val="24"/>
          <w:szCs w:val="24"/>
        </w:rPr>
        <w:t>a</w:t>
      </w:r>
      <w:r w:rsidR="003D5F0C" w:rsidRPr="000C0810">
        <w:rPr>
          <w:sz w:val="24"/>
          <w:szCs w:val="24"/>
        </w:rPr>
        <w:t xml:space="preserve"> </w:t>
      </w:r>
      <w:r w:rsidR="00B20460" w:rsidRPr="000C0810">
        <w:rPr>
          <w:sz w:val="24"/>
          <w:szCs w:val="24"/>
        </w:rPr>
        <w:t xml:space="preserve">of the majority of the process with methodologies more agile than the usual, offering digital and </w:t>
      </w:r>
      <w:r w:rsidR="003D5F0C" w:rsidRPr="000C0810">
        <w:rPr>
          <w:sz w:val="24"/>
          <w:szCs w:val="24"/>
        </w:rPr>
        <w:t>faste</w:t>
      </w:r>
      <w:r w:rsidR="003D5F0C">
        <w:rPr>
          <w:sz w:val="24"/>
          <w:szCs w:val="24"/>
        </w:rPr>
        <w:t>r</w:t>
      </w:r>
      <w:r w:rsidR="003D5F0C" w:rsidRPr="000C0810">
        <w:rPr>
          <w:sz w:val="24"/>
          <w:szCs w:val="24"/>
        </w:rPr>
        <w:t xml:space="preserve"> </w:t>
      </w:r>
      <w:r w:rsidR="003D5F0C">
        <w:rPr>
          <w:sz w:val="24"/>
          <w:szCs w:val="24"/>
        </w:rPr>
        <w:t>o</w:t>
      </w:r>
      <w:r w:rsidR="003D5F0C" w:rsidRPr="000C0810">
        <w:rPr>
          <w:sz w:val="24"/>
          <w:szCs w:val="24"/>
        </w:rPr>
        <w:t>nboarding</w:t>
      </w:r>
      <w:r w:rsidR="00B20460" w:rsidRPr="000C0810">
        <w:rPr>
          <w:sz w:val="24"/>
          <w:szCs w:val="24"/>
        </w:rPr>
        <w:t xml:space="preserve">, </w:t>
      </w:r>
      <w:r w:rsidR="000E06A5">
        <w:rPr>
          <w:sz w:val="24"/>
          <w:szCs w:val="24"/>
        </w:rPr>
        <w:t>i</w:t>
      </w:r>
      <w:r w:rsidR="00B20460" w:rsidRPr="000C0810">
        <w:rPr>
          <w:sz w:val="24"/>
          <w:szCs w:val="24"/>
        </w:rPr>
        <w:t xml:space="preserve">nstant </w:t>
      </w:r>
      <w:r w:rsidR="000E06A5">
        <w:rPr>
          <w:sz w:val="24"/>
          <w:szCs w:val="24"/>
        </w:rPr>
        <w:t>c</w:t>
      </w:r>
      <w:r w:rsidR="00B20460" w:rsidRPr="000C0810">
        <w:rPr>
          <w:sz w:val="24"/>
          <w:szCs w:val="24"/>
        </w:rPr>
        <w:t xml:space="preserve">redit, </w:t>
      </w:r>
      <w:r w:rsidR="000E06A5">
        <w:rPr>
          <w:sz w:val="24"/>
          <w:szCs w:val="24"/>
        </w:rPr>
        <w:t>t</w:t>
      </w:r>
      <w:r w:rsidR="00B20460" w:rsidRPr="000C0810">
        <w:rPr>
          <w:sz w:val="24"/>
          <w:szCs w:val="24"/>
        </w:rPr>
        <w:t xml:space="preserve">ransaction on real time, etc. While </w:t>
      </w:r>
      <w:r w:rsidR="003D5F0C">
        <w:rPr>
          <w:sz w:val="24"/>
          <w:szCs w:val="24"/>
        </w:rPr>
        <w:t>macroeconomic</w:t>
      </w:r>
      <w:r w:rsidR="00B20460" w:rsidRPr="000C0810">
        <w:rPr>
          <w:sz w:val="24"/>
          <w:szCs w:val="24"/>
        </w:rPr>
        <w:t xml:space="preserve"> conditions are changing and </w:t>
      </w:r>
      <w:r w:rsidR="003D5F0C">
        <w:rPr>
          <w:sz w:val="24"/>
          <w:szCs w:val="24"/>
        </w:rPr>
        <w:t>have</w:t>
      </w:r>
      <w:r w:rsidR="00B20460" w:rsidRPr="000C0810">
        <w:rPr>
          <w:sz w:val="24"/>
          <w:szCs w:val="24"/>
        </w:rPr>
        <w:t xml:space="preserve"> a big impact </w:t>
      </w:r>
      <w:r w:rsidR="003D5F0C">
        <w:rPr>
          <w:sz w:val="24"/>
          <w:szCs w:val="24"/>
        </w:rPr>
        <w:t>o</w:t>
      </w:r>
      <w:r w:rsidR="003D5F0C" w:rsidRPr="000C0810">
        <w:rPr>
          <w:sz w:val="24"/>
          <w:szCs w:val="24"/>
        </w:rPr>
        <w:t xml:space="preserve">n </w:t>
      </w:r>
      <w:r w:rsidR="003D5F0C">
        <w:rPr>
          <w:sz w:val="24"/>
          <w:szCs w:val="24"/>
        </w:rPr>
        <w:t>consumer</w:t>
      </w:r>
      <w:r w:rsidR="00B20460" w:rsidRPr="000C0810">
        <w:rPr>
          <w:sz w:val="24"/>
          <w:szCs w:val="24"/>
        </w:rPr>
        <w:t xml:space="preserve"> behaviour, giving more options to people to choose between digital credit </w:t>
      </w:r>
      <w:r w:rsidR="003D5F0C">
        <w:rPr>
          <w:sz w:val="24"/>
          <w:szCs w:val="24"/>
        </w:rPr>
        <w:t>and</w:t>
      </w:r>
      <w:r w:rsidR="00B20460" w:rsidRPr="000C0810">
        <w:rPr>
          <w:sz w:val="24"/>
          <w:szCs w:val="24"/>
        </w:rPr>
        <w:t xml:space="preserve"> traditional bank channels.</w:t>
      </w:r>
    </w:p>
    <w:p w14:paraId="7FEC8EB5" w14:textId="77777777" w:rsidR="00B20460" w:rsidRPr="000C0810" w:rsidRDefault="00B20460" w:rsidP="000C0810">
      <w:pPr>
        <w:spacing w:line="360" w:lineRule="auto"/>
        <w:jc w:val="both"/>
        <w:rPr>
          <w:sz w:val="24"/>
          <w:szCs w:val="24"/>
        </w:rPr>
      </w:pPr>
    </w:p>
    <w:p w14:paraId="312BAAB8" w14:textId="24CA9189" w:rsidR="00B20460" w:rsidRPr="000C0810" w:rsidRDefault="00B20460" w:rsidP="000C0810">
      <w:pPr>
        <w:spacing w:line="360" w:lineRule="auto"/>
        <w:jc w:val="both"/>
        <w:rPr>
          <w:sz w:val="24"/>
          <w:szCs w:val="24"/>
        </w:rPr>
      </w:pPr>
      <w:r w:rsidRPr="000C0810">
        <w:rPr>
          <w:sz w:val="24"/>
          <w:szCs w:val="24"/>
        </w:rPr>
        <w:t>Additional</w:t>
      </w:r>
      <w:r w:rsidR="003D5F0C">
        <w:rPr>
          <w:sz w:val="24"/>
          <w:szCs w:val="24"/>
        </w:rPr>
        <w:t>ly,</w:t>
      </w:r>
      <w:r w:rsidRPr="000C0810">
        <w:rPr>
          <w:sz w:val="24"/>
          <w:szCs w:val="24"/>
        </w:rPr>
        <w:t xml:space="preserve"> the fluctuation in interest rates, rising inflation and diverse levels of household</w:t>
      </w:r>
      <w:r w:rsidR="003D5F0C">
        <w:rPr>
          <w:sz w:val="24"/>
          <w:szCs w:val="24"/>
        </w:rPr>
        <w:t>s</w:t>
      </w:r>
      <w:r w:rsidRPr="000C0810">
        <w:rPr>
          <w:sz w:val="24"/>
          <w:szCs w:val="24"/>
        </w:rPr>
        <w:t xml:space="preserve"> between the </w:t>
      </w:r>
      <w:r w:rsidR="000E06A5">
        <w:rPr>
          <w:sz w:val="24"/>
          <w:szCs w:val="24"/>
        </w:rPr>
        <w:t>M</w:t>
      </w:r>
      <w:r w:rsidRPr="000C0810">
        <w:rPr>
          <w:sz w:val="24"/>
          <w:szCs w:val="24"/>
        </w:rPr>
        <w:t>ember States</w:t>
      </w:r>
      <w:ins w:id="23" w:author="Microsoft Office User" w:date="2026-10-20T09:21:00Z">
        <w:r w:rsidR="009427BD">
          <w:rPr>
            <w:sz w:val="24"/>
            <w:szCs w:val="24"/>
          </w:rPr>
          <w:t xml:space="preserve"> of the </w:t>
        </w:r>
      </w:ins>
      <w:del w:id="24" w:author="Microsoft Office User" w:date="2026-10-20T09:21:00Z">
        <w:r w:rsidRPr="000C0810" w:rsidDel="009427BD">
          <w:rPr>
            <w:sz w:val="24"/>
            <w:szCs w:val="24"/>
          </w:rPr>
          <w:delText xml:space="preserve">, </w:delText>
        </w:r>
      </w:del>
      <w:r w:rsidRPr="000C0810">
        <w:rPr>
          <w:sz w:val="24"/>
          <w:szCs w:val="24"/>
        </w:rPr>
        <w:t>European Union are creating an unpredictable credit environment.</w:t>
      </w:r>
    </w:p>
    <w:p w14:paraId="73411D26" w14:textId="77777777" w:rsidR="00B20460" w:rsidDel="006323D4" w:rsidRDefault="00B20460" w:rsidP="000C0810">
      <w:pPr>
        <w:spacing w:line="360" w:lineRule="auto"/>
        <w:jc w:val="both"/>
        <w:rPr>
          <w:del w:id="25" w:author="Microsoft Office User" w:date="2026-10-15T11:20:00Z"/>
          <w:sz w:val="24"/>
          <w:szCs w:val="24"/>
        </w:rPr>
      </w:pPr>
    </w:p>
    <w:p w14:paraId="24081F83" w14:textId="77777777" w:rsidR="006323D4" w:rsidRDefault="006323D4" w:rsidP="000C0810">
      <w:pPr>
        <w:spacing w:line="360" w:lineRule="auto"/>
        <w:jc w:val="both"/>
        <w:rPr>
          <w:ins w:id="26" w:author="Microsoft Office User" w:date="2026-10-15T11:20:00Z"/>
          <w:sz w:val="24"/>
          <w:szCs w:val="24"/>
        </w:rPr>
      </w:pPr>
    </w:p>
    <w:p w14:paraId="66AD9CDC" w14:textId="77777777" w:rsidR="006323D4" w:rsidRDefault="006323D4" w:rsidP="000C0810">
      <w:pPr>
        <w:spacing w:line="360" w:lineRule="auto"/>
        <w:jc w:val="both"/>
        <w:rPr>
          <w:ins w:id="27" w:author="Microsoft Office User" w:date="2026-10-15T11:20:00Z"/>
          <w:sz w:val="24"/>
          <w:szCs w:val="24"/>
        </w:rPr>
      </w:pPr>
    </w:p>
    <w:p w14:paraId="2D678D92" w14:textId="77777777" w:rsidR="006323D4" w:rsidRDefault="006323D4" w:rsidP="000C0810">
      <w:pPr>
        <w:spacing w:line="360" w:lineRule="auto"/>
        <w:jc w:val="both"/>
        <w:rPr>
          <w:ins w:id="28" w:author="Microsoft Office User" w:date="2026-10-15T11:20:00Z"/>
          <w:sz w:val="24"/>
          <w:szCs w:val="24"/>
        </w:rPr>
      </w:pPr>
    </w:p>
    <w:p w14:paraId="78AEF839" w14:textId="77777777" w:rsidR="006323D4" w:rsidRDefault="006323D4" w:rsidP="000C0810">
      <w:pPr>
        <w:spacing w:line="360" w:lineRule="auto"/>
        <w:jc w:val="both"/>
        <w:rPr>
          <w:ins w:id="29" w:author="Microsoft Office User" w:date="2026-10-15T11:20:00Z"/>
          <w:sz w:val="24"/>
          <w:szCs w:val="24"/>
        </w:rPr>
      </w:pPr>
    </w:p>
    <w:p w14:paraId="6B7588E8" w14:textId="77777777" w:rsidR="006323D4" w:rsidRDefault="006323D4" w:rsidP="000C0810">
      <w:pPr>
        <w:spacing w:line="360" w:lineRule="auto"/>
        <w:jc w:val="both"/>
        <w:rPr>
          <w:ins w:id="30" w:author="Microsoft Office User" w:date="2026-10-15T11:20:00Z"/>
          <w:sz w:val="24"/>
          <w:szCs w:val="24"/>
        </w:rPr>
      </w:pPr>
    </w:p>
    <w:p w14:paraId="17122332" w14:textId="77777777" w:rsidR="00370A0D" w:rsidDel="006323D4" w:rsidRDefault="00370A0D" w:rsidP="000C0810">
      <w:pPr>
        <w:spacing w:line="360" w:lineRule="auto"/>
        <w:jc w:val="both"/>
        <w:rPr>
          <w:del w:id="31" w:author="Microsoft Office User" w:date="2026-10-15T11:20:00Z"/>
          <w:sz w:val="24"/>
          <w:szCs w:val="24"/>
        </w:rPr>
      </w:pPr>
    </w:p>
    <w:p w14:paraId="2DDCF2D5" w14:textId="77777777" w:rsidR="00370A0D" w:rsidRPr="000C0810" w:rsidRDefault="00370A0D" w:rsidP="000C0810">
      <w:pPr>
        <w:spacing w:line="360" w:lineRule="auto"/>
        <w:jc w:val="both"/>
        <w:rPr>
          <w:sz w:val="24"/>
          <w:szCs w:val="24"/>
        </w:rPr>
      </w:pPr>
    </w:p>
    <w:p w14:paraId="105C9BAA" w14:textId="77777777" w:rsidR="00B20460" w:rsidRPr="000C0810" w:rsidRDefault="00B20460" w:rsidP="000C0810">
      <w:pPr>
        <w:pStyle w:val="Heading1"/>
        <w:spacing w:line="360" w:lineRule="auto"/>
        <w:jc w:val="both"/>
        <w:rPr>
          <w:sz w:val="24"/>
          <w:szCs w:val="24"/>
        </w:rPr>
      </w:pPr>
      <w:bookmarkStart w:id="32" w:name="_Toc242954853"/>
      <w:r w:rsidRPr="000C0810">
        <w:rPr>
          <w:sz w:val="24"/>
          <w:szCs w:val="24"/>
        </w:rPr>
        <w:lastRenderedPageBreak/>
        <w:t>Problem</w:t>
      </w:r>
      <w:bookmarkEnd w:id="32"/>
    </w:p>
    <w:p w14:paraId="4BCC8AC5" w14:textId="77777777" w:rsidR="00B20460" w:rsidRPr="000C0810" w:rsidRDefault="00B20460" w:rsidP="000C0810">
      <w:pPr>
        <w:spacing w:line="360" w:lineRule="auto"/>
        <w:jc w:val="both"/>
        <w:rPr>
          <w:sz w:val="24"/>
          <w:szCs w:val="24"/>
        </w:rPr>
      </w:pPr>
    </w:p>
    <w:p w14:paraId="00F48262" w14:textId="6D01B860" w:rsidR="00B20460" w:rsidRPr="000C0810" w:rsidRDefault="00B20460" w:rsidP="000C0810">
      <w:pPr>
        <w:spacing w:line="360" w:lineRule="auto"/>
        <w:jc w:val="both"/>
        <w:rPr>
          <w:sz w:val="24"/>
          <w:szCs w:val="24"/>
        </w:rPr>
      </w:pPr>
      <w:r w:rsidRPr="000C0810">
        <w:rPr>
          <w:sz w:val="24"/>
          <w:szCs w:val="24"/>
        </w:rPr>
        <w:t xml:space="preserve">The lack of predictive capability in both </w:t>
      </w:r>
      <w:r w:rsidR="003D5F0C">
        <w:rPr>
          <w:sz w:val="24"/>
          <w:szCs w:val="24"/>
        </w:rPr>
        <w:t xml:space="preserve">the </w:t>
      </w:r>
      <w:r w:rsidRPr="000C0810">
        <w:rPr>
          <w:sz w:val="24"/>
          <w:szCs w:val="24"/>
        </w:rPr>
        <w:t xml:space="preserve">Fintech and </w:t>
      </w:r>
      <w:ins w:id="33" w:author="Microsoft Office User" w:date="2026-10-20T09:21:00Z">
        <w:r w:rsidR="009427BD">
          <w:rPr>
            <w:sz w:val="24"/>
            <w:szCs w:val="24"/>
          </w:rPr>
          <w:t>b</w:t>
        </w:r>
      </w:ins>
      <w:del w:id="34" w:author="Microsoft Office User" w:date="2026-10-20T09:21:00Z">
        <w:r w:rsidRPr="000C0810" w:rsidDel="009427BD">
          <w:rPr>
            <w:sz w:val="24"/>
            <w:szCs w:val="24"/>
          </w:rPr>
          <w:delText>B</w:delText>
        </w:r>
      </w:del>
      <w:r w:rsidRPr="000C0810">
        <w:rPr>
          <w:sz w:val="24"/>
          <w:szCs w:val="24"/>
        </w:rPr>
        <w:t>ank industr</w:t>
      </w:r>
      <w:ins w:id="35" w:author="Microsoft Office User" w:date="2026-10-20T09:21:00Z">
        <w:r w:rsidR="009427BD">
          <w:rPr>
            <w:sz w:val="24"/>
            <w:szCs w:val="24"/>
          </w:rPr>
          <w:t>ie</w:t>
        </w:r>
      </w:ins>
      <w:ins w:id="36" w:author="Microsoft Office User" w:date="2026-10-20T09:22:00Z">
        <w:r w:rsidR="009427BD">
          <w:rPr>
            <w:sz w:val="24"/>
            <w:szCs w:val="24"/>
          </w:rPr>
          <w:t>s</w:t>
        </w:r>
      </w:ins>
      <w:del w:id="37" w:author="Microsoft Office User" w:date="2026-10-20T09:21:00Z">
        <w:r w:rsidRPr="000C0810" w:rsidDel="009427BD">
          <w:rPr>
            <w:sz w:val="24"/>
            <w:szCs w:val="24"/>
          </w:rPr>
          <w:delText>y</w:delText>
        </w:r>
      </w:del>
      <w:r w:rsidRPr="000C0810">
        <w:rPr>
          <w:sz w:val="24"/>
          <w:szCs w:val="24"/>
        </w:rPr>
        <w:t xml:space="preserve"> regarding customer channel migration between credit channels across the macroeconomic European markets.</w:t>
      </w:r>
    </w:p>
    <w:p w14:paraId="3F3AA2C6" w14:textId="77777777" w:rsidR="00B20460" w:rsidRPr="000C0810" w:rsidRDefault="00B20460" w:rsidP="000C0810">
      <w:pPr>
        <w:spacing w:line="360" w:lineRule="auto"/>
        <w:jc w:val="both"/>
        <w:rPr>
          <w:sz w:val="24"/>
          <w:szCs w:val="24"/>
        </w:rPr>
      </w:pPr>
    </w:p>
    <w:p w14:paraId="4783501C" w14:textId="77777777" w:rsidR="00B20460" w:rsidRPr="000C0810" w:rsidRDefault="00B20460" w:rsidP="000C0810">
      <w:pPr>
        <w:spacing w:line="360" w:lineRule="auto"/>
        <w:jc w:val="both"/>
        <w:rPr>
          <w:sz w:val="24"/>
          <w:szCs w:val="24"/>
        </w:rPr>
      </w:pPr>
      <w:r w:rsidRPr="000C0810">
        <w:rPr>
          <w:sz w:val="24"/>
          <w:szCs w:val="24"/>
        </w:rPr>
        <w:t xml:space="preserve">The business impact of the problem would be </w:t>
      </w:r>
      <w:r w:rsidR="003D5F0C">
        <w:rPr>
          <w:sz w:val="24"/>
          <w:szCs w:val="24"/>
        </w:rPr>
        <w:t xml:space="preserve">that </w:t>
      </w:r>
      <w:r w:rsidRPr="000C0810">
        <w:rPr>
          <w:sz w:val="24"/>
          <w:szCs w:val="24"/>
        </w:rPr>
        <w:t xml:space="preserve">the inability </w:t>
      </w:r>
      <w:r w:rsidR="003D5F0C">
        <w:rPr>
          <w:sz w:val="24"/>
          <w:szCs w:val="24"/>
        </w:rPr>
        <w:t>to</w:t>
      </w:r>
      <w:r w:rsidRPr="000C0810">
        <w:rPr>
          <w:sz w:val="24"/>
          <w:szCs w:val="24"/>
        </w:rPr>
        <w:t xml:space="preserve"> forecast channel adaptation leads </w:t>
      </w:r>
      <w:r w:rsidR="003D5F0C">
        <w:rPr>
          <w:sz w:val="24"/>
          <w:szCs w:val="24"/>
        </w:rPr>
        <w:t>to</w:t>
      </w:r>
      <w:r w:rsidRPr="000C0810">
        <w:rPr>
          <w:sz w:val="24"/>
          <w:szCs w:val="24"/>
        </w:rPr>
        <w:t xml:space="preserve"> customer churn in bank</w:t>
      </w:r>
      <w:r w:rsidR="003D5F0C">
        <w:rPr>
          <w:sz w:val="24"/>
          <w:szCs w:val="24"/>
        </w:rPr>
        <w:t>s</w:t>
      </w:r>
      <w:r w:rsidRPr="000C0810">
        <w:rPr>
          <w:sz w:val="24"/>
          <w:szCs w:val="24"/>
        </w:rPr>
        <w:t xml:space="preserve"> and </w:t>
      </w:r>
      <w:r w:rsidR="003D5F0C">
        <w:rPr>
          <w:sz w:val="24"/>
          <w:szCs w:val="24"/>
        </w:rPr>
        <w:t>higher</w:t>
      </w:r>
      <w:r w:rsidRPr="000C0810">
        <w:rPr>
          <w:sz w:val="24"/>
          <w:szCs w:val="24"/>
        </w:rPr>
        <w:t xml:space="preserve"> CAC in Fintech.</w:t>
      </w:r>
    </w:p>
    <w:p w14:paraId="13A520BC" w14:textId="77777777" w:rsidR="00B20460" w:rsidRPr="000C0810" w:rsidRDefault="00B20460" w:rsidP="000C0810">
      <w:pPr>
        <w:spacing w:line="360" w:lineRule="auto"/>
        <w:jc w:val="both"/>
        <w:rPr>
          <w:sz w:val="24"/>
          <w:szCs w:val="24"/>
        </w:rPr>
      </w:pPr>
    </w:p>
    <w:p w14:paraId="40E5889D" w14:textId="77777777" w:rsidR="00B20460" w:rsidRPr="000C0810" w:rsidRDefault="00B20460" w:rsidP="000C0810">
      <w:pPr>
        <w:pStyle w:val="Heading1"/>
        <w:spacing w:line="360" w:lineRule="auto"/>
        <w:jc w:val="both"/>
        <w:rPr>
          <w:sz w:val="24"/>
          <w:szCs w:val="24"/>
        </w:rPr>
      </w:pPr>
      <w:bookmarkStart w:id="38" w:name="_Toc242954854"/>
      <w:r w:rsidRPr="000C0810">
        <w:rPr>
          <w:sz w:val="24"/>
          <w:szCs w:val="24"/>
        </w:rPr>
        <w:t>Aim and Objective</w:t>
      </w:r>
      <w:bookmarkEnd w:id="38"/>
    </w:p>
    <w:p w14:paraId="40B6D157" w14:textId="77777777" w:rsidR="00B20460" w:rsidRPr="000C0810" w:rsidRDefault="00B20460" w:rsidP="000C0810">
      <w:pPr>
        <w:spacing w:line="360" w:lineRule="auto"/>
        <w:jc w:val="both"/>
        <w:rPr>
          <w:sz w:val="24"/>
          <w:szCs w:val="24"/>
        </w:rPr>
      </w:pPr>
    </w:p>
    <w:p w14:paraId="4089DC6F" w14:textId="77777777" w:rsidR="00B20460" w:rsidRPr="000C0810" w:rsidRDefault="00B20460" w:rsidP="000C0810">
      <w:pPr>
        <w:pStyle w:val="Heading2"/>
        <w:spacing w:line="360" w:lineRule="auto"/>
        <w:jc w:val="both"/>
        <w:rPr>
          <w:sz w:val="24"/>
          <w:szCs w:val="24"/>
        </w:rPr>
      </w:pPr>
      <w:bookmarkStart w:id="39" w:name="_Toc242954855"/>
      <w:r w:rsidRPr="000C0810">
        <w:rPr>
          <w:sz w:val="24"/>
          <w:szCs w:val="24"/>
        </w:rPr>
        <w:t>Aim</w:t>
      </w:r>
      <w:bookmarkEnd w:id="39"/>
    </w:p>
    <w:p w14:paraId="03DA6266" w14:textId="77777777" w:rsidR="00C4222D" w:rsidRPr="000C0810" w:rsidRDefault="00C4222D" w:rsidP="000C0810">
      <w:pPr>
        <w:spacing w:line="360" w:lineRule="auto"/>
        <w:jc w:val="both"/>
        <w:rPr>
          <w:sz w:val="24"/>
          <w:szCs w:val="24"/>
        </w:rPr>
      </w:pPr>
    </w:p>
    <w:p w14:paraId="6BFD8EE3" w14:textId="77777777" w:rsidR="00B20460" w:rsidRPr="000C0810" w:rsidRDefault="00B20460" w:rsidP="000C0810">
      <w:pPr>
        <w:spacing w:line="360" w:lineRule="auto"/>
        <w:jc w:val="both"/>
        <w:rPr>
          <w:sz w:val="24"/>
          <w:szCs w:val="24"/>
        </w:rPr>
      </w:pPr>
      <w:r w:rsidRPr="000C0810">
        <w:rPr>
          <w:sz w:val="24"/>
          <w:szCs w:val="24"/>
        </w:rPr>
        <w:t xml:space="preserve">The overall project aim is to create a predictive model to forecast consumer adaptation </w:t>
      </w:r>
      <w:r w:rsidR="003D5F0C">
        <w:rPr>
          <w:sz w:val="24"/>
          <w:szCs w:val="24"/>
        </w:rPr>
        <w:t>to</w:t>
      </w:r>
      <w:r w:rsidRPr="000C0810">
        <w:rPr>
          <w:sz w:val="24"/>
          <w:szCs w:val="24"/>
        </w:rPr>
        <w:t xml:space="preserve"> digital credi</w:t>
      </w:r>
      <w:r w:rsidR="00C4222D" w:rsidRPr="000C0810">
        <w:rPr>
          <w:sz w:val="24"/>
          <w:szCs w:val="24"/>
        </w:rPr>
        <w:t>t</w:t>
      </w:r>
      <w:r w:rsidRPr="000C0810">
        <w:rPr>
          <w:sz w:val="24"/>
          <w:szCs w:val="24"/>
        </w:rPr>
        <w:t xml:space="preserve"> in </w:t>
      </w:r>
      <w:r w:rsidR="003D5F0C">
        <w:rPr>
          <w:sz w:val="24"/>
          <w:szCs w:val="24"/>
        </w:rPr>
        <w:t xml:space="preserve">the </w:t>
      </w:r>
      <w:r w:rsidRPr="000C0810">
        <w:rPr>
          <w:sz w:val="24"/>
          <w:szCs w:val="24"/>
        </w:rPr>
        <w:t xml:space="preserve">Fintech versus Bank industry across </w:t>
      </w:r>
      <w:r w:rsidR="003D5F0C">
        <w:rPr>
          <w:sz w:val="24"/>
          <w:szCs w:val="24"/>
        </w:rPr>
        <w:t xml:space="preserve">the </w:t>
      </w:r>
      <w:r w:rsidRPr="000C0810">
        <w:rPr>
          <w:sz w:val="24"/>
          <w:szCs w:val="24"/>
        </w:rPr>
        <w:t>European market, taking into considerat</w:t>
      </w:r>
      <w:r w:rsidR="003D5F0C">
        <w:rPr>
          <w:sz w:val="24"/>
          <w:szCs w:val="24"/>
        </w:rPr>
        <w:t>ion</w:t>
      </w:r>
      <w:r w:rsidRPr="000C0810">
        <w:rPr>
          <w:sz w:val="24"/>
          <w:szCs w:val="24"/>
        </w:rPr>
        <w:t xml:space="preserve"> the macroeconomic and demographic development.</w:t>
      </w:r>
    </w:p>
    <w:p w14:paraId="795F7E44" w14:textId="77777777" w:rsidR="00C4222D" w:rsidRPr="000C0810" w:rsidRDefault="00C4222D" w:rsidP="000C0810">
      <w:pPr>
        <w:spacing w:line="360" w:lineRule="auto"/>
        <w:jc w:val="both"/>
        <w:rPr>
          <w:sz w:val="24"/>
          <w:szCs w:val="24"/>
        </w:rPr>
      </w:pPr>
    </w:p>
    <w:p w14:paraId="5F7BF4CE" w14:textId="77777777" w:rsidR="00C4222D" w:rsidRPr="000C0810" w:rsidRDefault="00C4222D" w:rsidP="000C0810">
      <w:pPr>
        <w:pStyle w:val="Heading2"/>
        <w:spacing w:line="360" w:lineRule="auto"/>
        <w:jc w:val="both"/>
        <w:rPr>
          <w:sz w:val="24"/>
          <w:szCs w:val="24"/>
        </w:rPr>
      </w:pPr>
      <w:bookmarkStart w:id="40" w:name="_Toc242954856"/>
      <w:r w:rsidRPr="000C0810">
        <w:rPr>
          <w:sz w:val="24"/>
          <w:szCs w:val="24"/>
        </w:rPr>
        <w:t>Specific Objectives</w:t>
      </w:r>
      <w:bookmarkEnd w:id="40"/>
    </w:p>
    <w:p w14:paraId="316B77A6" w14:textId="77777777" w:rsidR="00C4222D" w:rsidRPr="000C0810" w:rsidRDefault="00C4222D" w:rsidP="000C0810">
      <w:pPr>
        <w:spacing w:line="360" w:lineRule="auto"/>
        <w:jc w:val="both"/>
        <w:rPr>
          <w:sz w:val="24"/>
          <w:szCs w:val="24"/>
        </w:rPr>
      </w:pPr>
    </w:p>
    <w:p w14:paraId="02D9FBF7" w14:textId="77777777" w:rsidR="00C4222D" w:rsidRPr="000C0810" w:rsidRDefault="00C4222D" w:rsidP="000C0810">
      <w:pPr>
        <w:pStyle w:val="ListParagraph"/>
        <w:numPr>
          <w:ilvl w:val="0"/>
          <w:numId w:val="1"/>
        </w:numPr>
        <w:spacing w:line="360" w:lineRule="auto"/>
        <w:jc w:val="both"/>
        <w:rPr>
          <w:sz w:val="24"/>
          <w:szCs w:val="24"/>
        </w:rPr>
      </w:pPr>
      <w:r w:rsidRPr="000C0810">
        <w:rPr>
          <w:sz w:val="24"/>
          <w:szCs w:val="24"/>
        </w:rPr>
        <w:t>Integrate different datasets from Eurostat and the European Central Bank</w:t>
      </w:r>
      <w:r w:rsidR="003D5F0C">
        <w:rPr>
          <w:sz w:val="24"/>
          <w:szCs w:val="24"/>
        </w:rPr>
        <w:t>,</w:t>
      </w:r>
      <w:r w:rsidRPr="000C0810">
        <w:rPr>
          <w:sz w:val="24"/>
          <w:szCs w:val="24"/>
        </w:rPr>
        <w:t xml:space="preserve"> focus</w:t>
      </w:r>
      <w:r w:rsidR="003D5F0C">
        <w:rPr>
          <w:sz w:val="24"/>
          <w:szCs w:val="24"/>
        </w:rPr>
        <w:t>ing</w:t>
      </w:r>
      <w:r w:rsidRPr="000C0810">
        <w:rPr>
          <w:sz w:val="24"/>
          <w:szCs w:val="24"/>
        </w:rPr>
        <w:t xml:space="preserve"> </w:t>
      </w:r>
      <w:r w:rsidR="003D5F0C">
        <w:rPr>
          <w:sz w:val="24"/>
          <w:szCs w:val="24"/>
        </w:rPr>
        <w:t>o</w:t>
      </w:r>
      <w:r w:rsidR="003D5F0C" w:rsidRPr="000C0810">
        <w:rPr>
          <w:sz w:val="24"/>
          <w:szCs w:val="24"/>
        </w:rPr>
        <w:t xml:space="preserve">n </w:t>
      </w:r>
      <w:r w:rsidRPr="000C0810">
        <w:rPr>
          <w:sz w:val="24"/>
          <w:szCs w:val="24"/>
        </w:rPr>
        <w:t>macroeconomic and demographic data to standard</w:t>
      </w:r>
      <w:r w:rsidR="003D5F0C">
        <w:rPr>
          <w:sz w:val="24"/>
          <w:szCs w:val="24"/>
        </w:rPr>
        <w:t>ise</w:t>
      </w:r>
      <w:r w:rsidRPr="000C0810">
        <w:rPr>
          <w:sz w:val="24"/>
          <w:szCs w:val="24"/>
        </w:rPr>
        <w:t xml:space="preserve"> data from European countries.</w:t>
      </w:r>
    </w:p>
    <w:p w14:paraId="7FA3F257" w14:textId="77777777" w:rsidR="00C4222D" w:rsidRPr="000C0810" w:rsidRDefault="00C4222D" w:rsidP="000C0810">
      <w:pPr>
        <w:pStyle w:val="ListParagraph"/>
        <w:numPr>
          <w:ilvl w:val="0"/>
          <w:numId w:val="1"/>
        </w:numPr>
        <w:spacing w:line="360" w:lineRule="auto"/>
        <w:jc w:val="both"/>
        <w:rPr>
          <w:sz w:val="24"/>
          <w:szCs w:val="24"/>
        </w:rPr>
      </w:pPr>
      <w:r w:rsidRPr="000C0810">
        <w:rPr>
          <w:sz w:val="24"/>
          <w:szCs w:val="24"/>
        </w:rPr>
        <w:t>Train and evaluate a supervised Machine Learning model to predict consumer credit selection.</w:t>
      </w:r>
    </w:p>
    <w:p w14:paraId="4F94FBFA" w14:textId="77777777" w:rsidR="00C4222D" w:rsidRPr="000C0810" w:rsidRDefault="00C4222D" w:rsidP="000C0810">
      <w:pPr>
        <w:pStyle w:val="ListParagraph"/>
        <w:numPr>
          <w:ilvl w:val="0"/>
          <w:numId w:val="1"/>
        </w:numPr>
        <w:spacing w:line="360" w:lineRule="auto"/>
        <w:jc w:val="both"/>
        <w:rPr>
          <w:sz w:val="24"/>
          <w:szCs w:val="24"/>
        </w:rPr>
      </w:pPr>
      <w:r w:rsidRPr="000C0810">
        <w:rPr>
          <w:sz w:val="24"/>
          <w:szCs w:val="24"/>
        </w:rPr>
        <w:t xml:space="preserve">Apply techniques to quantify channel migration and predictive a model to </w:t>
      </w:r>
      <w:r w:rsidR="003D5F0C">
        <w:rPr>
          <w:sz w:val="24"/>
          <w:szCs w:val="24"/>
        </w:rPr>
        <w:t>provide</w:t>
      </w:r>
      <w:r w:rsidR="003D5F0C" w:rsidRPr="000C0810">
        <w:rPr>
          <w:sz w:val="24"/>
          <w:szCs w:val="24"/>
        </w:rPr>
        <w:t xml:space="preserve"> </w:t>
      </w:r>
      <w:r w:rsidRPr="000C0810">
        <w:rPr>
          <w:sz w:val="24"/>
          <w:szCs w:val="24"/>
        </w:rPr>
        <w:t xml:space="preserve">strategy recommendations for both </w:t>
      </w:r>
      <w:r w:rsidR="003D5F0C">
        <w:rPr>
          <w:sz w:val="24"/>
          <w:szCs w:val="24"/>
        </w:rPr>
        <w:t xml:space="preserve">the </w:t>
      </w:r>
      <w:r w:rsidRPr="000C0810">
        <w:rPr>
          <w:sz w:val="24"/>
          <w:szCs w:val="24"/>
        </w:rPr>
        <w:t>Fintech and Bank industry.</w:t>
      </w:r>
    </w:p>
    <w:p w14:paraId="219386DB" w14:textId="77777777" w:rsidR="00C4222D" w:rsidRPr="000C0810" w:rsidRDefault="00C4222D" w:rsidP="000C0810">
      <w:pPr>
        <w:spacing w:line="360" w:lineRule="auto"/>
        <w:jc w:val="both"/>
        <w:rPr>
          <w:sz w:val="24"/>
          <w:szCs w:val="24"/>
        </w:rPr>
      </w:pPr>
    </w:p>
    <w:p w14:paraId="33A93BA7" w14:textId="77777777" w:rsidR="00C4222D" w:rsidRPr="000C0810" w:rsidRDefault="00C4222D" w:rsidP="000C0810">
      <w:pPr>
        <w:pStyle w:val="Heading2"/>
        <w:spacing w:line="360" w:lineRule="auto"/>
        <w:jc w:val="both"/>
        <w:rPr>
          <w:sz w:val="24"/>
          <w:szCs w:val="24"/>
        </w:rPr>
      </w:pPr>
      <w:bookmarkStart w:id="41" w:name="_Toc242954857"/>
      <w:r w:rsidRPr="000C0810">
        <w:rPr>
          <w:sz w:val="24"/>
          <w:szCs w:val="24"/>
        </w:rPr>
        <w:t>Business Hypothesis</w:t>
      </w:r>
      <w:bookmarkEnd w:id="41"/>
    </w:p>
    <w:p w14:paraId="7E624311" w14:textId="77777777" w:rsidR="00C4222D" w:rsidRPr="000C0810" w:rsidRDefault="00C4222D" w:rsidP="000C0810">
      <w:pPr>
        <w:spacing w:line="360" w:lineRule="auto"/>
        <w:jc w:val="both"/>
        <w:rPr>
          <w:sz w:val="24"/>
          <w:szCs w:val="24"/>
        </w:rPr>
      </w:pPr>
    </w:p>
    <w:p w14:paraId="1AB3D55E" w14:textId="77777777" w:rsidR="00C4222D" w:rsidDel="006323D4" w:rsidRDefault="00C4222D" w:rsidP="006323D4">
      <w:pPr>
        <w:spacing w:line="360" w:lineRule="auto"/>
        <w:jc w:val="both"/>
        <w:rPr>
          <w:del w:id="42" w:author="Microsoft Office User" w:date="2026-10-15T11:20:00Z"/>
          <w:sz w:val="24"/>
          <w:szCs w:val="24"/>
        </w:rPr>
      </w:pPr>
      <w:r w:rsidRPr="000C0810">
        <w:rPr>
          <w:sz w:val="24"/>
          <w:szCs w:val="24"/>
        </w:rPr>
        <w:t>If consumer channel migration towards digital credit can be predicted using macroeconomic and digital indicators, then Fintech will reduce CAC and the bank sector will identify the customer friction points.</w:t>
      </w:r>
    </w:p>
    <w:p w14:paraId="000D4A19" w14:textId="77777777" w:rsidR="006323D4" w:rsidRPr="000C0810" w:rsidRDefault="006323D4" w:rsidP="000C0810">
      <w:pPr>
        <w:spacing w:line="360" w:lineRule="auto"/>
        <w:jc w:val="both"/>
        <w:rPr>
          <w:ins w:id="43" w:author="Microsoft Office User" w:date="2026-10-15T11:20:00Z"/>
          <w:sz w:val="24"/>
          <w:szCs w:val="24"/>
        </w:rPr>
      </w:pPr>
    </w:p>
    <w:p w14:paraId="18E0577C" w14:textId="77777777" w:rsidR="006323D4" w:rsidRDefault="006323D4">
      <w:pPr>
        <w:spacing w:line="360" w:lineRule="auto"/>
        <w:jc w:val="both"/>
        <w:rPr>
          <w:ins w:id="44" w:author="Microsoft Office User" w:date="2026-10-15T11:20:00Z"/>
        </w:rPr>
        <w:pPrChange w:id="45" w:author="Microsoft Office User" w:date="2026-10-15T11:20:00Z">
          <w:pPr>
            <w:pStyle w:val="Heading1"/>
            <w:spacing w:line="360" w:lineRule="auto"/>
            <w:jc w:val="both"/>
          </w:pPr>
        </w:pPrChange>
      </w:pPr>
      <w:bookmarkStart w:id="46" w:name="_Toc242954858"/>
    </w:p>
    <w:p w14:paraId="7188DE93" w14:textId="77777777" w:rsidR="00C4222D" w:rsidRPr="000C0810" w:rsidRDefault="00C4222D" w:rsidP="000C0810">
      <w:pPr>
        <w:pStyle w:val="Heading1"/>
        <w:spacing w:line="360" w:lineRule="auto"/>
        <w:jc w:val="both"/>
        <w:rPr>
          <w:sz w:val="24"/>
          <w:szCs w:val="24"/>
        </w:rPr>
      </w:pPr>
      <w:r w:rsidRPr="000C0810">
        <w:rPr>
          <w:sz w:val="24"/>
          <w:szCs w:val="24"/>
        </w:rPr>
        <w:lastRenderedPageBreak/>
        <w:t>Scope</w:t>
      </w:r>
      <w:bookmarkEnd w:id="46"/>
    </w:p>
    <w:p w14:paraId="2ACFB38B" w14:textId="77777777" w:rsidR="00C4222D" w:rsidRPr="000C0810" w:rsidRDefault="00C4222D" w:rsidP="000C0810">
      <w:pPr>
        <w:spacing w:line="360" w:lineRule="auto"/>
        <w:jc w:val="both"/>
        <w:rPr>
          <w:sz w:val="24"/>
          <w:szCs w:val="24"/>
        </w:rPr>
      </w:pPr>
    </w:p>
    <w:p w14:paraId="7D27B2C9" w14:textId="77777777" w:rsidR="00C4222D" w:rsidRPr="000C0810" w:rsidRDefault="00C4222D" w:rsidP="000C0810">
      <w:pPr>
        <w:pStyle w:val="Heading2"/>
        <w:spacing w:line="360" w:lineRule="auto"/>
        <w:jc w:val="both"/>
        <w:rPr>
          <w:sz w:val="24"/>
          <w:szCs w:val="24"/>
        </w:rPr>
      </w:pPr>
      <w:bookmarkStart w:id="47" w:name="_Toc242954859"/>
      <w:r w:rsidRPr="000C0810">
        <w:rPr>
          <w:sz w:val="24"/>
          <w:szCs w:val="24"/>
        </w:rPr>
        <w:t>In Scope</w:t>
      </w:r>
      <w:bookmarkEnd w:id="47"/>
    </w:p>
    <w:p w14:paraId="7702BA4F" w14:textId="77777777" w:rsidR="00C4222D" w:rsidRPr="000C0810" w:rsidRDefault="00C4222D" w:rsidP="000C0810">
      <w:pPr>
        <w:spacing w:line="360" w:lineRule="auto"/>
        <w:jc w:val="both"/>
        <w:rPr>
          <w:sz w:val="24"/>
          <w:szCs w:val="24"/>
        </w:rPr>
      </w:pPr>
    </w:p>
    <w:p w14:paraId="3EB25B1D" w14:textId="77777777" w:rsidR="00C4222D" w:rsidRPr="000C0810" w:rsidRDefault="00C4222D" w:rsidP="000C0810">
      <w:pPr>
        <w:pStyle w:val="ListParagraph"/>
        <w:numPr>
          <w:ilvl w:val="0"/>
          <w:numId w:val="2"/>
        </w:numPr>
        <w:spacing w:line="360" w:lineRule="auto"/>
        <w:jc w:val="both"/>
        <w:rPr>
          <w:sz w:val="24"/>
          <w:szCs w:val="24"/>
        </w:rPr>
      </w:pPr>
      <w:r w:rsidRPr="000C0810">
        <w:rPr>
          <w:sz w:val="24"/>
          <w:szCs w:val="24"/>
        </w:rPr>
        <w:t xml:space="preserve">Contrast between member states of Europe with different levels of digital infrastructure and </w:t>
      </w:r>
      <w:r w:rsidR="003D5F0C" w:rsidRPr="000C0810">
        <w:rPr>
          <w:sz w:val="24"/>
          <w:szCs w:val="24"/>
        </w:rPr>
        <w:t>ba</w:t>
      </w:r>
      <w:r w:rsidR="003D5F0C">
        <w:rPr>
          <w:sz w:val="24"/>
          <w:szCs w:val="24"/>
        </w:rPr>
        <w:t>nking</w:t>
      </w:r>
      <w:r w:rsidR="003D5F0C" w:rsidRPr="000C0810">
        <w:rPr>
          <w:sz w:val="24"/>
          <w:szCs w:val="24"/>
        </w:rPr>
        <w:t xml:space="preserve"> </w:t>
      </w:r>
      <w:r w:rsidRPr="000C0810">
        <w:rPr>
          <w:sz w:val="24"/>
          <w:szCs w:val="24"/>
        </w:rPr>
        <w:t>industry.</w:t>
      </w:r>
    </w:p>
    <w:p w14:paraId="5B5E4F76" w14:textId="1CB37118" w:rsidR="00C4222D" w:rsidRPr="000C0810" w:rsidRDefault="00C4222D" w:rsidP="000C0810">
      <w:pPr>
        <w:pStyle w:val="ListParagraph"/>
        <w:numPr>
          <w:ilvl w:val="0"/>
          <w:numId w:val="2"/>
        </w:numPr>
        <w:spacing w:line="360" w:lineRule="auto"/>
        <w:jc w:val="both"/>
        <w:rPr>
          <w:sz w:val="24"/>
          <w:szCs w:val="24"/>
        </w:rPr>
      </w:pPr>
      <w:r w:rsidRPr="000C0810">
        <w:rPr>
          <w:sz w:val="24"/>
          <w:szCs w:val="24"/>
        </w:rPr>
        <w:t>Integrate dataset</w:t>
      </w:r>
      <w:r w:rsidR="003D5F0C">
        <w:rPr>
          <w:sz w:val="24"/>
          <w:szCs w:val="24"/>
        </w:rPr>
        <w:t>s</w:t>
      </w:r>
      <w:r w:rsidRPr="000C0810">
        <w:rPr>
          <w:sz w:val="24"/>
          <w:szCs w:val="24"/>
        </w:rPr>
        <w:t xml:space="preserve"> </w:t>
      </w:r>
      <w:r w:rsidR="003D5F0C">
        <w:rPr>
          <w:sz w:val="24"/>
          <w:szCs w:val="24"/>
        </w:rPr>
        <w:t>from</w:t>
      </w:r>
      <w:r w:rsidR="003D5F0C" w:rsidRPr="000C0810">
        <w:rPr>
          <w:sz w:val="24"/>
          <w:szCs w:val="24"/>
        </w:rPr>
        <w:t xml:space="preserve"> </w:t>
      </w:r>
      <w:r w:rsidRPr="000C0810">
        <w:rPr>
          <w:sz w:val="24"/>
          <w:szCs w:val="24"/>
        </w:rPr>
        <w:t xml:space="preserve">Eurostat and </w:t>
      </w:r>
      <w:ins w:id="48" w:author="Microsoft Office User" w:date="2026-10-20T09:22:00Z">
        <w:r w:rsidR="009427BD">
          <w:rPr>
            <w:sz w:val="24"/>
            <w:szCs w:val="24"/>
          </w:rPr>
          <w:t xml:space="preserve">the </w:t>
        </w:r>
      </w:ins>
      <w:r w:rsidRPr="000C0810">
        <w:rPr>
          <w:sz w:val="24"/>
          <w:szCs w:val="24"/>
        </w:rPr>
        <w:t xml:space="preserve">European Central Bank </w:t>
      </w:r>
      <w:r w:rsidR="003D5F0C">
        <w:rPr>
          <w:sz w:val="24"/>
          <w:szCs w:val="24"/>
        </w:rPr>
        <w:t>on</w:t>
      </w:r>
      <w:r w:rsidR="003D5F0C" w:rsidRPr="000C0810">
        <w:rPr>
          <w:sz w:val="24"/>
          <w:szCs w:val="24"/>
        </w:rPr>
        <w:t xml:space="preserve"> </w:t>
      </w:r>
      <w:r w:rsidRPr="000C0810">
        <w:rPr>
          <w:sz w:val="24"/>
          <w:szCs w:val="24"/>
        </w:rPr>
        <w:t>macroeconomic subjects.</w:t>
      </w:r>
    </w:p>
    <w:p w14:paraId="4C1B393C" w14:textId="77777777" w:rsidR="00C4222D" w:rsidRPr="000C0810" w:rsidRDefault="00C4222D" w:rsidP="000C0810">
      <w:pPr>
        <w:pStyle w:val="ListParagraph"/>
        <w:numPr>
          <w:ilvl w:val="0"/>
          <w:numId w:val="2"/>
        </w:numPr>
        <w:spacing w:line="360" w:lineRule="auto"/>
        <w:jc w:val="both"/>
        <w:rPr>
          <w:sz w:val="24"/>
          <w:szCs w:val="24"/>
        </w:rPr>
      </w:pPr>
      <w:r w:rsidRPr="000C0810">
        <w:rPr>
          <w:sz w:val="24"/>
          <w:szCs w:val="24"/>
        </w:rPr>
        <w:t>Consumer retail credit.</w:t>
      </w:r>
    </w:p>
    <w:p w14:paraId="4B6F84B1" w14:textId="77777777" w:rsidR="00C4222D" w:rsidRPr="000C0810" w:rsidRDefault="00C4222D" w:rsidP="000C0810">
      <w:pPr>
        <w:pStyle w:val="ListParagraph"/>
        <w:numPr>
          <w:ilvl w:val="0"/>
          <w:numId w:val="2"/>
        </w:numPr>
        <w:spacing w:line="360" w:lineRule="auto"/>
        <w:jc w:val="both"/>
        <w:rPr>
          <w:sz w:val="24"/>
          <w:szCs w:val="24"/>
        </w:rPr>
      </w:pPr>
      <w:r w:rsidRPr="000C0810">
        <w:rPr>
          <w:sz w:val="24"/>
          <w:szCs w:val="24"/>
        </w:rPr>
        <w:t xml:space="preserve">Data </w:t>
      </w:r>
      <w:r w:rsidR="003D5F0C" w:rsidRPr="000C0810">
        <w:rPr>
          <w:sz w:val="24"/>
          <w:szCs w:val="24"/>
        </w:rPr>
        <w:t>standardi</w:t>
      </w:r>
      <w:r w:rsidR="003D5F0C">
        <w:rPr>
          <w:sz w:val="24"/>
          <w:szCs w:val="24"/>
        </w:rPr>
        <w:t>s</w:t>
      </w:r>
      <w:r w:rsidR="003D5F0C" w:rsidRPr="000C0810">
        <w:rPr>
          <w:sz w:val="24"/>
          <w:szCs w:val="24"/>
        </w:rPr>
        <w:t xml:space="preserve">ation </w:t>
      </w:r>
      <w:r w:rsidRPr="000C0810">
        <w:rPr>
          <w:sz w:val="24"/>
          <w:szCs w:val="24"/>
        </w:rPr>
        <w:t>in Python with a supervised Machine Learning model using metrics.</w:t>
      </w:r>
    </w:p>
    <w:p w14:paraId="10426899" w14:textId="5025F04D" w:rsidR="00C4222D" w:rsidRPr="000C0810" w:rsidRDefault="00C4222D" w:rsidP="000C0810">
      <w:pPr>
        <w:pStyle w:val="ListParagraph"/>
        <w:numPr>
          <w:ilvl w:val="0"/>
          <w:numId w:val="2"/>
        </w:numPr>
        <w:spacing w:line="360" w:lineRule="auto"/>
        <w:jc w:val="both"/>
        <w:rPr>
          <w:sz w:val="24"/>
          <w:szCs w:val="24"/>
        </w:rPr>
      </w:pPr>
      <w:r w:rsidRPr="000C0810">
        <w:rPr>
          <w:sz w:val="24"/>
          <w:szCs w:val="24"/>
        </w:rPr>
        <w:t>Recommendation</w:t>
      </w:r>
      <w:r w:rsidR="003D5F0C">
        <w:rPr>
          <w:sz w:val="24"/>
          <w:szCs w:val="24"/>
        </w:rPr>
        <w:t>s</w:t>
      </w:r>
      <w:r w:rsidRPr="000C0810">
        <w:rPr>
          <w:sz w:val="24"/>
          <w:szCs w:val="24"/>
        </w:rPr>
        <w:t xml:space="preserve"> for </w:t>
      </w:r>
      <w:ins w:id="49" w:author="Microsoft Office User" w:date="2026-10-20T09:22:00Z">
        <w:r w:rsidR="009427BD">
          <w:rPr>
            <w:sz w:val="24"/>
            <w:szCs w:val="24"/>
          </w:rPr>
          <w:t xml:space="preserve">the </w:t>
        </w:r>
      </w:ins>
      <w:r w:rsidRPr="000C0810">
        <w:rPr>
          <w:sz w:val="24"/>
          <w:szCs w:val="24"/>
        </w:rPr>
        <w:t>CAC sector and retention of customer in traditional bank</w:t>
      </w:r>
      <w:r w:rsidR="003D5F0C">
        <w:rPr>
          <w:sz w:val="24"/>
          <w:szCs w:val="24"/>
        </w:rPr>
        <w:t>s</w:t>
      </w:r>
      <w:r w:rsidRPr="000C0810">
        <w:rPr>
          <w:sz w:val="24"/>
          <w:szCs w:val="24"/>
        </w:rPr>
        <w:t>.</w:t>
      </w:r>
    </w:p>
    <w:p w14:paraId="5EB37771" w14:textId="77777777" w:rsidR="00C4222D" w:rsidRPr="000C0810" w:rsidRDefault="00C4222D" w:rsidP="000C0810">
      <w:pPr>
        <w:spacing w:line="360" w:lineRule="auto"/>
        <w:jc w:val="both"/>
        <w:rPr>
          <w:sz w:val="24"/>
          <w:szCs w:val="24"/>
        </w:rPr>
      </w:pPr>
    </w:p>
    <w:p w14:paraId="25FA1D4B" w14:textId="77777777" w:rsidR="00C4222D" w:rsidRPr="000C0810" w:rsidRDefault="00C4222D" w:rsidP="000C0810">
      <w:pPr>
        <w:pStyle w:val="Heading2"/>
        <w:spacing w:line="360" w:lineRule="auto"/>
        <w:jc w:val="both"/>
        <w:rPr>
          <w:sz w:val="24"/>
          <w:szCs w:val="24"/>
        </w:rPr>
      </w:pPr>
      <w:bookmarkStart w:id="50" w:name="_Toc242954860"/>
      <w:r w:rsidRPr="000C0810">
        <w:rPr>
          <w:sz w:val="24"/>
          <w:szCs w:val="24"/>
        </w:rPr>
        <w:t>Out of Scope</w:t>
      </w:r>
      <w:bookmarkEnd w:id="50"/>
    </w:p>
    <w:p w14:paraId="074287AA" w14:textId="77777777" w:rsidR="00C4222D" w:rsidRPr="000C0810" w:rsidRDefault="003355DB" w:rsidP="000C0810">
      <w:pPr>
        <w:pStyle w:val="ListParagraph"/>
        <w:numPr>
          <w:ilvl w:val="0"/>
          <w:numId w:val="3"/>
        </w:numPr>
        <w:spacing w:line="360" w:lineRule="auto"/>
        <w:jc w:val="both"/>
        <w:rPr>
          <w:sz w:val="24"/>
          <w:szCs w:val="24"/>
        </w:rPr>
      </w:pPr>
      <w:r w:rsidRPr="000C0810">
        <w:rPr>
          <w:sz w:val="24"/>
          <w:szCs w:val="24"/>
        </w:rPr>
        <w:t>Commercial sector in macroeconomic and credit topics.</w:t>
      </w:r>
    </w:p>
    <w:p w14:paraId="1E5B27D4" w14:textId="77777777" w:rsidR="003355DB" w:rsidRPr="000C0810" w:rsidRDefault="003355DB" w:rsidP="000C0810">
      <w:pPr>
        <w:pStyle w:val="ListParagraph"/>
        <w:numPr>
          <w:ilvl w:val="0"/>
          <w:numId w:val="3"/>
        </w:numPr>
        <w:spacing w:line="360" w:lineRule="auto"/>
        <w:jc w:val="both"/>
        <w:rPr>
          <w:sz w:val="24"/>
          <w:szCs w:val="24"/>
        </w:rPr>
      </w:pPr>
      <w:r w:rsidRPr="000C0810">
        <w:rPr>
          <w:sz w:val="24"/>
          <w:szCs w:val="24"/>
        </w:rPr>
        <w:t>Non-European markets.</w:t>
      </w:r>
    </w:p>
    <w:p w14:paraId="2A13A3CB" w14:textId="77777777" w:rsidR="003355DB" w:rsidRPr="000C0810" w:rsidRDefault="003355DB" w:rsidP="000C0810">
      <w:pPr>
        <w:pStyle w:val="ListParagraph"/>
        <w:numPr>
          <w:ilvl w:val="0"/>
          <w:numId w:val="3"/>
        </w:numPr>
        <w:spacing w:line="360" w:lineRule="auto"/>
        <w:jc w:val="both"/>
        <w:rPr>
          <w:sz w:val="24"/>
          <w:szCs w:val="24"/>
        </w:rPr>
      </w:pPr>
      <w:r w:rsidRPr="000C0810">
        <w:rPr>
          <w:sz w:val="24"/>
          <w:szCs w:val="24"/>
        </w:rPr>
        <w:t>Information with specific proprietary Banking Data.</w:t>
      </w:r>
    </w:p>
    <w:p w14:paraId="4E7F69ED" w14:textId="77777777" w:rsidR="003355DB" w:rsidRPr="000C0810" w:rsidRDefault="003355DB" w:rsidP="000C0810">
      <w:pPr>
        <w:spacing w:line="360" w:lineRule="auto"/>
        <w:jc w:val="both"/>
        <w:rPr>
          <w:sz w:val="24"/>
          <w:szCs w:val="24"/>
        </w:rPr>
      </w:pPr>
    </w:p>
    <w:p w14:paraId="090F985F" w14:textId="77777777" w:rsidR="003355DB" w:rsidRPr="000C0810" w:rsidRDefault="003355DB" w:rsidP="000C0810">
      <w:pPr>
        <w:pStyle w:val="Heading1"/>
        <w:spacing w:line="360" w:lineRule="auto"/>
        <w:jc w:val="both"/>
        <w:rPr>
          <w:sz w:val="24"/>
          <w:szCs w:val="24"/>
        </w:rPr>
      </w:pPr>
      <w:bookmarkStart w:id="51" w:name="_Toc242954861"/>
      <w:r w:rsidRPr="000C0810">
        <w:rPr>
          <w:sz w:val="24"/>
          <w:szCs w:val="24"/>
        </w:rPr>
        <w:t>Methodology</w:t>
      </w:r>
      <w:bookmarkEnd w:id="51"/>
    </w:p>
    <w:p w14:paraId="36551DE0" w14:textId="77777777" w:rsidR="003355DB" w:rsidRPr="000C0810" w:rsidRDefault="003355DB" w:rsidP="000C0810">
      <w:pPr>
        <w:spacing w:line="360" w:lineRule="auto"/>
        <w:jc w:val="both"/>
        <w:rPr>
          <w:sz w:val="24"/>
          <w:szCs w:val="24"/>
        </w:rPr>
      </w:pPr>
    </w:p>
    <w:p w14:paraId="7A67D80A" w14:textId="77777777" w:rsidR="003355DB" w:rsidRPr="000C0810" w:rsidRDefault="003355DB" w:rsidP="000C0810">
      <w:pPr>
        <w:pStyle w:val="Heading2"/>
        <w:spacing w:line="360" w:lineRule="auto"/>
        <w:jc w:val="both"/>
        <w:rPr>
          <w:sz w:val="24"/>
          <w:szCs w:val="24"/>
        </w:rPr>
      </w:pPr>
      <w:bookmarkStart w:id="52" w:name="_Toc242954862"/>
      <w:r w:rsidRPr="000C0810">
        <w:rPr>
          <w:sz w:val="24"/>
          <w:szCs w:val="24"/>
        </w:rPr>
        <w:t>Proposed data analytics methods</w:t>
      </w:r>
      <w:bookmarkEnd w:id="52"/>
    </w:p>
    <w:p w14:paraId="7CD7E447" w14:textId="77777777" w:rsidR="003355DB" w:rsidRPr="000C0810" w:rsidRDefault="003355DB" w:rsidP="000C0810">
      <w:pPr>
        <w:spacing w:line="360" w:lineRule="auto"/>
        <w:jc w:val="both"/>
        <w:rPr>
          <w:sz w:val="24"/>
          <w:szCs w:val="24"/>
        </w:rPr>
      </w:pPr>
    </w:p>
    <w:p w14:paraId="015D6052" w14:textId="77777777" w:rsidR="003355DB" w:rsidRPr="000C0810" w:rsidRDefault="003355DB" w:rsidP="000C0810">
      <w:pPr>
        <w:pStyle w:val="ListParagraph"/>
        <w:numPr>
          <w:ilvl w:val="0"/>
          <w:numId w:val="4"/>
        </w:numPr>
        <w:spacing w:line="360" w:lineRule="auto"/>
        <w:jc w:val="both"/>
        <w:rPr>
          <w:sz w:val="24"/>
          <w:szCs w:val="24"/>
        </w:rPr>
      </w:pPr>
      <w:r w:rsidRPr="000C0810">
        <w:rPr>
          <w:sz w:val="24"/>
          <w:szCs w:val="24"/>
        </w:rPr>
        <w:t>Merge and extraction of multi dataset about macroeconomic, demographic and digital metrics.</w:t>
      </w:r>
    </w:p>
    <w:p w14:paraId="7644EC3F" w14:textId="455E09FB" w:rsidR="003355DB" w:rsidRPr="000C0810" w:rsidRDefault="003355DB" w:rsidP="000C0810">
      <w:pPr>
        <w:pStyle w:val="ListParagraph"/>
        <w:numPr>
          <w:ilvl w:val="0"/>
          <w:numId w:val="4"/>
        </w:numPr>
        <w:spacing w:line="360" w:lineRule="auto"/>
        <w:jc w:val="both"/>
        <w:rPr>
          <w:sz w:val="24"/>
          <w:szCs w:val="24"/>
        </w:rPr>
      </w:pPr>
      <w:r w:rsidRPr="000C0810">
        <w:rPr>
          <w:sz w:val="24"/>
          <w:szCs w:val="24"/>
        </w:rPr>
        <w:t xml:space="preserve">Create an analysis </w:t>
      </w:r>
      <w:del w:id="53" w:author="Microsoft Office User" w:date="2026-10-20T09:22:00Z">
        <w:r w:rsidRPr="000C0810" w:rsidDel="009427BD">
          <w:rPr>
            <w:sz w:val="24"/>
            <w:szCs w:val="24"/>
          </w:rPr>
          <w:delText xml:space="preserve">correlative </w:delText>
        </w:r>
      </w:del>
      <w:ins w:id="54" w:author="Microsoft Office User" w:date="2026-10-20T09:22:00Z">
        <w:r w:rsidR="009427BD" w:rsidRPr="000C0810">
          <w:rPr>
            <w:sz w:val="24"/>
            <w:szCs w:val="24"/>
          </w:rPr>
          <w:t>correlat</w:t>
        </w:r>
        <w:r w:rsidR="009427BD">
          <w:rPr>
            <w:sz w:val="24"/>
            <w:szCs w:val="24"/>
          </w:rPr>
          <w:t>ed</w:t>
        </w:r>
        <w:r w:rsidR="009427BD" w:rsidRPr="000C0810">
          <w:rPr>
            <w:sz w:val="24"/>
            <w:szCs w:val="24"/>
          </w:rPr>
          <w:t xml:space="preserve"> </w:t>
        </w:r>
      </w:ins>
      <w:r w:rsidRPr="000C0810">
        <w:rPr>
          <w:sz w:val="24"/>
          <w:szCs w:val="24"/>
        </w:rPr>
        <w:t>with the EDA to identify the adaptation across Europe.</w:t>
      </w:r>
    </w:p>
    <w:p w14:paraId="4D283183" w14:textId="77777777" w:rsidR="003355DB" w:rsidRPr="000C0810" w:rsidRDefault="003355DB" w:rsidP="000C0810">
      <w:pPr>
        <w:pStyle w:val="ListParagraph"/>
        <w:numPr>
          <w:ilvl w:val="0"/>
          <w:numId w:val="4"/>
        </w:numPr>
        <w:spacing w:line="360" w:lineRule="auto"/>
        <w:jc w:val="both"/>
        <w:rPr>
          <w:sz w:val="24"/>
          <w:szCs w:val="24"/>
        </w:rPr>
      </w:pPr>
      <w:r w:rsidRPr="000C0810">
        <w:rPr>
          <w:sz w:val="24"/>
          <w:szCs w:val="24"/>
        </w:rPr>
        <w:t>Clean and process the data.</w:t>
      </w:r>
    </w:p>
    <w:p w14:paraId="1A0040F0" w14:textId="77777777" w:rsidR="003355DB" w:rsidRPr="000C0810" w:rsidRDefault="003355DB" w:rsidP="000C0810">
      <w:pPr>
        <w:pStyle w:val="ListParagraph"/>
        <w:numPr>
          <w:ilvl w:val="0"/>
          <w:numId w:val="4"/>
        </w:numPr>
        <w:spacing w:line="360" w:lineRule="auto"/>
        <w:jc w:val="both"/>
        <w:rPr>
          <w:sz w:val="24"/>
          <w:szCs w:val="24"/>
        </w:rPr>
      </w:pPr>
      <w:r w:rsidRPr="000C0810">
        <w:rPr>
          <w:sz w:val="24"/>
          <w:szCs w:val="24"/>
        </w:rPr>
        <w:t xml:space="preserve">Train a supervisor Machine Learning through economics settings, </w:t>
      </w:r>
      <w:r w:rsidR="000E06A5" w:rsidRPr="000C0810">
        <w:rPr>
          <w:sz w:val="24"/>
          <w:szCs w:val="24"/>
        </w:rPr>
        <w:t>handl</w:t>
      </w:r>
      <w:r w:rsidR="000E06A5">
        <w:rPr>
          <w:sz w:val="24"/>
          <w:szCs w:val="24"/>
        </w:rPr>
        <w:t>ing</w:t>
      </w:r>
      <w:r w:rsidR="000E06A5" w:rsidRPr="000C0810">
        <w:rPr>
          <w:sz w:val="24"/>
          <w:szCs w:val="24"/>
        </w:rPr>
        <w:t xml:space="preserve"> </w:t>
      </w:r>
      <w:r w:rsidRPr="000C0810">
        <w:rPr>
          <w:sz w:val="24"/>
          <w:szCs w:val="24"/>
        </w:rPr>
        <w:t>non-linear feature interactions.</w:t>
      </w:r>
    </w:p>
    <w:p w14:paraId="16C80291" w14:textId="1879AFF5" w:rsidR="003355DB" w:rsidRPr="000C0810" w:rsidRDefault="003355DB" w:rsidP="000C0810">
      <w:pPr>
        <w:pStyle w:val="ListParagraph"/>
        <w:numPr>
          <w:ilvl w:val="0"/>
          <w:numId w:val="4"/>
        </w:numPr>
        <w:spacing w:line="360" w:lineRule="auto"/>
        <w:jc w:val="both"/>
        <w:rPr>
          <w:sz w:val="24"/>
          <w:szCs w:val="24"/>
        </w:rPr>
      </w:pPr>
      <w:del w:id="55" w:author="Microsoft Office User" w:date="2026-10-20T09:22:00Z">
        <w:r w:rsidRPr="000C0810" w:rsidDel="009427BD">
          <w:rPr>
            <w:sz w:val="24"/>
            <w:szCs w:val="24"/>
          </w:rPr>
          <w:delText xml:space="preserve">Classified </w:delText>
        </w:r>
      </w:del>
      <w:ins w:id="56" w:author="Microsoft Office User" w:date="2026-10-20T09:22:00Z">
        <w:r w:rsidR="009427BD" w:rsidRPr="000C0810">
          <w:rPr>
            <w:sz w:val="24"/>
            <w:szCs w:val="24"/>
          </w:rPr>
          <w:t>Classif</w:t>
        </w:r>
        <w:r w:rsidR="009427BD">
          <w:rPr>
            <w:sz w:val="24"/>
            <w:szCs w:val="24"/>
          </w:rPr>
          <w:t>y</w:t>
        </w:r>
        <w:r w:rsidR="009427BD" w:rsidRPr="000C0810">
          <w:rPr>
            <w:sz w:val="24"/>
            <w:szCs w:val="24"/>
          </w:rPr>
          <w:t xml:space="preserve"> </w:t>
        </w:r>
      </w:ins>
      <w:r w:rsidRPr="000C0810">
        <w:rPr>
          <w:sz w:val="24"/>
          <w:szCs w:val="24"/>
        </w:rPr>
        <w:t>the performance of the dataset.</w:t>
      </w:r>
    </w:p>
    <w:p w14:paraId="1217442E" w14:textId="77777777" w:rsidR="003355DB" w:rsidRPr="000C0810" w:rsidRDefault="003355DB" w:rsidP="000C0810">
      <w:pPr>
        <w:pStyle w:val="ListParagraph"/>
        <w:numPr>
          <w:ilvl w:val="0"/>
          <w:numId w:val="4"/>
        </w:numPr>
        <w:spacing w:line="360" w:lineRule="auto"/>
        <w:jc w:val="both"/>
        <w:rPr>
          <w:sz w:val="24"/>
          <w:szCs w:val="24"/>
        </w:rPr>
      </w:pPr>
      <w:r w:rsidRPr="000C0810">
        <w:rPr>
          <w:sz w:val="24"/>
          <w:szCs w:val="24"/>
        </w:rPr>
        <w:t>Model the predictions to give recommendations about the migration.</w:t>
      </w:r>
    </w:p>
    <w:p w14:paraId="219F4179" w14:textId="77777777" w:rsidR="003355DB" w:rsidRPr="000C0810" w:rsidRDefault="003355DB" w:rsidP="000C0810">
      <w:pPr>
        <w:spacing w:line="360" w:lineRule="auto"/>
        <w:jc w:val="both"/>
        <w:rPr>
          <w:sz w:val="24"/>
          <w:szCs w:val="24"/>
        </w:rPr>
      </w:pPr>
    </w:p>
    <w:p w14:paraId="759F919A" w14:textId="77777777" w:rsidR="003355DB" w:rsidRPr="000C0810" w:rsidRDefault="003355DB" w:rsidP="000C0810">
      <w:pPr>
        <w:pStyle w:val="Heading2"/>
        <w:spacing w:line="360" w:lineRule="auto"/>
        <w:jc w:val="both"/>
        <w:rPr>
          <w:sz w:val="24"/>
          <w:szCs w:val="24"/>
        </w:rPr>
      </w:pPr>
      <w:bookmarkStart w:id="57" w:name="_Toc242954863"/>
      <w:r w:rsidRPr="000C0810">
        <w:rPr>
          <w:sz w:val="24"/>
          <w:szCs w:val="24"/>
        </w:rPr>
        <w:t>Technologies and Tools</w:t>
      </w:r>
      <w:bookmarkEnd w:id="57"/>
    </w:p>
    <w:p w14:paraId="05A1A833" w14:textId="77777777" w:rsidR="003355DB" w:rsidRPr="000C0810" w:rsidRDefault="003355DB" w:rsidP="000C0810">
      <w:pPr>
        <w:spacing w:line="360" w:lineRule="auto"/>
        <w:jc w:val="both"/>
        <w:rPr>
          <w:sz w:val="24"/>
          <w:szCs w:val="24"/>
        </w:rPr>
      </w:pPr>
    </w:p>
    <w:p w14:paraId="25BE6BB2" w14:textId="77777777" w:rsidR="003355DB" w:rsidRPr="000C0810" w:rsidRDefault="003355DB" w:rsidP="000C0810">
      <w:pPr>
        <w:pStyle w:val="ListParagraph"/>
        <w:numPr>
          <w:ilvl w:val="0"/>
          <w:numId w:val="5"/>
        </w:numPr>
        <w:spacing w:line="360" w:lineRule="auto"/>
        <w:jc w:val="both"/>
        <w:rPr>
          <w:sz w:val="24"/>
          <w:szCs w:val="24"/>
        </w:rPr>
      </w:pPr>
      <w:r w:rsidRPr="000C0810">
        <w:rPr>
          <w:sz w:val="24"/>
          <w:szCs w:val="24"/>
        </w:rPr>
        <w:lastRenderedPageBreak/>
        <w:t xml:space="preserve">Python – </w:t>
      </w:r>
      <w:r w:rsidR="003D5F0C" w:rsidRPr="000C0810">
        <w:rPr>
          <w:sz w:val="24"/>
          <w:szCs w:val="24"/>
        </w:rPr>
        <w:t>Jup</w:t>
      </w:r>
      <w:r w:rsidR="003D5F0C">
        <w:rPr>
          <w:sz w:val="24"/>
          <w:szCs w:val="24"/>
        </w:rPr>
        <w:t>y</w:t>
      </w:r>
      <w:r w:rsidR="003D5F0C" w:rsidRPr="000C0810">
        <w:rPr>
          <w:sz w:val="24"/>
          <w:szCs w:val="24"/>
        </w:rPr>
        <w:t xml:space="preserve">ter </w:t>
      </w:r>
      <w:r w:rsidRPr="000C0810">
        <w:rPr>
          <w:sz w:val="24"/>
          <w:szCs w:val="24"/>
        </w:rPr>
        <w:t>Notebook: Program where the code would be develop</w:t>
      </w:r>
      <w:r w:rsidR="003D5F0C">
        <w:rPr>
          <w:sz w:val="24"/>
          <w:szCs w:val="24"/>
        </w:rPr>
        <w:t>ed</w:t>
      </w:r>
      <w:r w:rsidRPr="000C0810">
        <w:rPr>
          <w:sz w:val="24"/>
          <w:szCs w:val="24"/>
        </w:rPr>
        <w:t>.</w:t>
      </w:r>
    </w:p>
    <w:p w14:paraId="153643DD" w14:textId="77777777" w:rsidR="003355DB" w:rsidRPr="000C0810" w:rsidRDefault="003355DB" w:rsidP="000C0810">
      <w:pPr>
        <w:pStyle w:val="ListParagraph"/>
        <w:numPr>
          <w:ilvl w:val="0"/>
          <w:numId w:val="5"/>
        </w:numPr>
        <w:spacing w:line="360" w:lineRule="auto"/>
        <w:jc w:val="both"/>
        <w:rPr>
          <w:sz w:val="24"/>
          <w:szCs w:val="24"/>
        </w:rPr>
      </w:pPr>
      <w:r w:rsidRPr="000C0810">
        <w:rPr>
          <w:sz w:val="24"/>
          <w:szCs w:val="24"/>
        </w:rPr>
        <w:t>GitHub: program with a collaborative environment.</w:t>
      </w:r>
    </w:p>
    <w:p w14:paraId="5DD6319A" w14:textId="77777777" w:rsidR="003355DB" w:rsidRPr="000C0810" w:rsidRDefault="003355DB" w:rsidP="000C0810">
      <w:pPr>
        <w:pStyle w:val="ListParagraph"/>
        <w:numPr>
          <w:ilvl w:val="0"/>
          <w:numId w:val="5"/>
        </w:numPr>
        <w:spacing w:line="360" w:lineRule="auto"/>
        <w:jc w:val="both"/>
        <w:rPr>
          <w:sz w:val="24"/>
          <w:szCs w:val="24"/>
        </w:rPr>
      </w:pPr>
      <w:r w:rsidRPr="000C0810">
        <w:rPr>
          <w:sz w:val="24"/>
          <w:szCs w:val="24"/>
        </w:rPr>
        <w:t xml:space="preserve">Python: where </w:t>
      </w:r>
      <w:r w:rsidR="003D5F0C">
        <w:rPr>
          <w:sz w:val="24"/>
          <w:szCs w:val="24"/>
        </w:rPr>
        <w:t xml:space="preserve">we </w:t>
      </w:r>
      <w:r w:rsidRPr="000C0810">
        <w:rPr>
          <w:sz w:val="24"/>
          <w:szCs w:val="24"/>
        </w:rPr>
        <w:t>can develop a dashboard.</w:t>
      </w:r>
    </w:p>
    <w:p w14:paraId="7D39C33F" w14:textId="77777777" w:rsidR="003355DB" w:rsidRPr="000C0810" w:rsidRDefault="003355DB" w:rsidP="000C0810">
      <w:pPr>
        <w:spacing w:line="360" w:lineRule="auto"/>
        <w:jc w:val="both"/>
        <w:rPr>
          <w:sz w:val="24"/>
          <w:szCs w:val="24"/>
        </w:rPr>
      </w:pPr>
    </w:p>
    <w:p w14:paraId="2C045414" w14:textId="77777777" w:rsidR="003355DB" w:rsidRPr="000C0810" w:rsidRDefault="003355DB" w:rsidP="000C0810">
      <w:pPr>
        <w:pStyle w:val="Heading1"/>
        <w:spacing w:line="360" w:lineRule="auto"/>
        <w:jc w:val="both"/>
        <w:rPr>
          <w:sz w:val="24"/>
          <w:szCs w:val="24"/>
        </w:rPr>
      </w:pPr>
      <w:bookmarkStart w:id="58" w:name="_Toc242954864"/>
      <w:r w:rsidRPr="000C0810">
        <w:rPr>
          <w:sz w:val="24"/>
          <w:szCs w:val="24"/>
        </w:rPr>
        <w:t>System Architecture</w:t>
      </w:r>
      <w:bookmarkEnd w:id="58"/>
    </w:p>
    <w:p w14:paraId="3D1A5769" w14:textId="77777777" w:rsidR="003D0471" w:rsidRPr="000C0810" w:rsidRDefault="003D0471" w:rsidP="000C0810">
      <w:pPr>
        <w:spacing w:line="360" w:lineRule="auto"/>
        <w:jc w:val="both"/>
        <w:rPr>
          <w:sz w:val="24"/>
          <w:szCs w:val="24"/>
        </w:rPr>
      </w:pPr>
    </w:p>
    <w:p w14:paraId="3698304F" w14:textId="77777777" w:rsidR="003D0471" w:rsidRPr="000C0810" w:rsidRDefault="003D0471" w:rsidP="000C0810">
      <w:pPr>
        <w:spacing w:line="360" w:lineRule="auto"/>
        <w:jc w:val="both"/>
        <w:rPr>
          <w:sz w:val="24"/>
          <w:szCs w:val="24"/>
        </w:rPr>
      </w:pPr>
      <w:r w:rsidRPr="000C0810">
        <w:rPr>
          <w:sz w:val="24"/>
          <w:szCs w:val="24"/>
        </w:rPr>
        <w:t>The dataset will be tak</w:t>
      </w:r>
      <w:r w:rsidR="003D5F0C">
        <w:rPr>
          <w:sz w:val="24"/>
          <w:szCs w:val="24"/>
        </w:rPr>
        <w:t>en</w:t>
      </w:r>
      <w:r w:rsidRPr="000C0810">
        <w:rPr>
          <w:sz w:val="24"/>
          <w:szCs w:val="24"/>
        </w:rPr>
        <w:t xml:space="preserve"> from Eurostats, </w:t>
      </w:r>
      <w:r w:rsidR="003D5F0C">
        <w:rPr>
          <w:sz w:val="24"/>
          <w:szCs w:val="24"/>
        </w:rPr>
        <w:t xml:space="preserve">the </w:t>
      </w:r>
      <w:r w:rsidRPr="000C0810">
        <w:rPr>
          <w:sz w:val="24"/>
          <w:szCs w:val="24"/>
        </w:rPr>
        <w:t>European Central Bank and DESI, and the information we can find will be about macroeconomic, digital usage and demographic situation. Then, the data w</w:t>
      </w:r>
      <w:r w:rsidR="003D5F0C">
        <w:rPr>
          <w:sz w:val="24"/>
          <w:szCs w:val="24"/>
        </w:rPr>
        <w:t>ill</w:t>
      </w:r>
      <w:r w:rsidRPr="000C0810">
        <w:rPr>
          <w:sz w:val="24"/>
          <w:szCs w:val="24"/>
        </w:rPr>
        <w:t xml:space="preserve"> be clean</w:t>
      </w:r>
      <w:r w:rsidR="003D5F0C">
        <w:rPr>
          <w:sz w:val="24"/>
          <w:szCs w:val="24"/>
        </w:rPr>
        <w:t>ed</w:t>
      </w:r>
      <w:r w:rsidRPr="000C0810">
        <w:rPr>
          <w:sz w:val="24"/>
          <w:szCs w:val="24"/>
        </w:rPr>
        <w:t xml:space="preserve"> and prepare</w:t>
      </w:r>
      <w:r w:rsidR="003D5F0C">
        <w:rPr>
          <w:sz w:val="24"/>
          <w:szCs w:val="24"/>
        </w:rPr>
        <w:t>d</w:t>
      </w:r>
      <w:r w:rsidRPr="000C0810">
        <w:rPr>
          <w:sz w:val="24"/>
          <w:szCs w:val="24"/>
        </w:rPr>
        <w:t xml:space="preserve"> </w:t>
      </w:r>
      <w:r w:rsidR="003D5F0C">
        <w:rPr>
          <w:sz w:val="24"/>
          <w:szCs w:val="24"/>
        </w:rPr>
        <w:t>for</w:t>
      </w:r>
      <w:r w:rsidRPr="000C0810">
        <w:rPr>
          <w:sz w:val="24"/>
          <w:szCs w:val="24"/>
        </w:rPr>
        <w:t xml:space="preserve"> tabulation. Besides, develop a supervised classification to evaluate metric trade-off</w:t>
      </w:r>
      <w:r w:rsidR="003D5F0C">
        <w:rPr>
          <w:sz w:val="24"/>
          <w:szCs w:val="24"/>
        </w:rPr>
        <w:t>s,</w:t>
      </w:r>
      <w:r w:rsidRPr="000C0810">
        <w:rPr>
          <w:sz w:val="24"/>
          <w:szCs w:val="24"/>
        </w:rPr>
        <w:t xml:space="preserve"> and the last point would be to trans</w:t>
      </w:r>
      <w:r w:rsidR="000E06A5">
        <w:rPr>
          <w:sz w:val="24"/>
          <w:szCs w:val="24"/>
        </w:rPr>
        <w:t>late</w:t>
      </w:r>
      <w:r w:rsidRPr="000C0810">
        <w:rPr>
          <w:sz w:val="24"/>
          <w:szCs w:val="24"/>
        </w:rPr>
        <w:t xml:space="preserve"> the algorithmic in recommendations for business (CAC for Fintech and traditional banking).</w:t>
      </w:r>
    </w:p>
    <w:p w14:paraId="07822663" w14:textId="77777777" w:rsidR="003D0471" w:rsidRPr="000C0810" w:rsidRDefault="003D0471" w:rsidP="000C0810">
      <w:pPr>
        <w:spacing w:line="360" w:lineRule="auto"/>
        <w:jc w:val="both"/>
        <w:rPr>
          <w:sz w:val="24"/>
          <w:szCs w:val="24"/>
        </w:rPr>
      </w:pPr>
    </w:p>
    <w:p w14:paraId="270755B8" w14:textId="77777777" w:rsidR="00370A0D" w:rsidRDefault="00370A0D" w:rsidP="000C0810">
      <w:pPr>
        <w:pStyle w:val="Heading2"/>
        <w:spacing w:line="360" w:lineRule="auto"/>
        <w:jc w:val="both"/>
        <w:rPr>
          <w:sz w:val="24"/>
          <w:szCs w:val="24"/>
        </w:rPr>
      </w:pPr>
      <w:bookmarkStart w:id="59" w:name="_Toc242954865"/>
    </w:p>
    <w:p w14:paraId="5F703EB2" w14:textId="77777777" w:rsidR="00370A0D" w:rsidRDefault="00370A0D" w:rsidP="00370A0D"/>
    <w:p w14:paraId="70221E1C" w14:textId="77777777" w:rsidR="00370A0D" w:rsidRDefault="00370A0D" w:rsidP="00370A0D"/>
    <w:p w14:paraId="67EA0424" w14:textId="77777777" w:rsidR="00370A0D" w:rsidRDefault="00370A0D" w:rsidP="00370A0D"/>
    <w:p w14:paraId="17ADCF8B" w14:textId="77777777" w:rsidR="00370A0D" w:rsidRDefault="00370A0D" w:rsidP="00370A0D"/>
    <w:p w14:paraId="01FFC1A5" w14:textId="77777777" w:rsidR="00370A0D" w:rsidRDefault="00370A0D" w:rsidP="00370A0D"/>
    <w:p w14:paraId="4BB4889E" w14:textId="77777777" w:rsidR="00370A0D" w:rsidRDefault="00370A0D" w:rsidP="00370A0D"/>
    <w:p w14:paraId="67E9FFA6" w14:textId="77777777" w:rsidR="00370A0D" w:rsidRDefault="00370A0D" w:rsidP="00370A0D"/>
    <w:p w14:paraId="17016384" w14:textId="77777777" w:rsidR="00370A0D" w:rsidRDefault="00370A0D" w:rsidP="00370A0D"/>
    <w:p w14:paraId="2B537B1F" w14:textId="77777777" w:rsidR="00370A0D" w:rsidRDefault="00370A0D" w:rsidP="00370A0D"/>
    <w:p w14:paraId="3CA728A2" w14:textId="77777777" w:rsidR="00370A0D" w:rsidRDefault="00370A0D" w:rsidP="00370A0D"/>
    <w:p w14:paraId="73CE968E" w14:textId="77777777" w:rsidR="00370A0D" w:rsidRDefault="00370A0D" w:rsidP="00370A0D"/>
    <w:p w14:paraId="5772BF45" w14:textId="77777777" w:rsidR="00370A0D" w:rsidRDefault="00370A0D" w:rsidP="00370A0D"/>
    <w:p w14:paraId="6820934E" w14:textId="77777777" w:rsidR="00370A0D" w:rsidRDefault="00370A0D" w:rsidP="00370A0D"/>
    <w:p w14:paraId="44BFFDFD" w14:textId="77777777" w:rsidR="00370A0D" w:rsidRDefault="00370A0D" w:rsidP="00370A0D"/>
    <w:p w14:paraId="147FA6E8" w14:textId="77777777" w:rsidR="00370A0D" w:rsidRDefault="00370A0D" w:rsidP="00370A0D"/>
    <w:p w14:paraId="0032DD83" w14:textId="77777777" w:rsidR="00370A0D" w:rsidDel="006323D4" w:rsidRDefault="00370A0D" w:rsidP="000C0810">
      <w:pPr>
        <w:pStyle w:val="Heading2"/>
        <w:spacing w:line="360" w:lineRule="auto"/>
        <w:jc w:val="both"/>
        <w:rPr>
          <w:del w:id="60" w:author="Microsoft Office User" w:date="2026-10-15T11:20:00Z"/>
          <w:sz w:val="24"/>
          <w:szCs w:val="24"/>
        </w:rPr>
      </w:pPr>
    </w:p>
    <w:p w14:paraId="3A68AC27" w14:textId="77777777" w:rsidR="006323D4" w:rsidRDefault="006323D4" w:rsidP="006323D4">
      <w:pPr>
        <w:rPr>
          <w:ins w:id="61" w:author="Microsoft Office User" w:date="2026-10-15T11:20:00Z"/>
        </w:rPr>
      </w:pPr>
    </w:p>
    <w:p w14:paraId="5CA12B89" w14:textId="77777777" w:rsidR="006323D4" w:rsidRDefault="006323D4" w:rsidP="006323D4">
      <w:pPr>
        <w:rPr>
          <w:ins w:id="62" w:author="Microsoft Office User" w:date="2026-10-15T11:20:00Z"/>
        </w:rPr>
      </w:pPr>
    </w:p>
    <w:p w14:paraId="2E10070E" w14:textId="77777777" w:rsidR="006323D4" w:rsidRDefault="006323D4" w:rsidP="006323D4">
      <w:pPr>
        <w:rPr>
          <w:ins w:id="63" w:author="Microsoft Office User" w:date="2026-10-15T11:20:00Z"/>
        </w:rPr>
      </w:pPr>
    </w:p>
    <w:p w14:paraId="37EB6739" w14:textId="77777777" w:rsidR="006323D4" w:rsidRDefault="006323D4" w:rsidP="006323D4">
      <w:pPr>
        <w:rPr>
          <w:ins w:id="64" w:author="Microsoft Office User" w:date="2026-10-15T11:20:00Z"/>
        </w:rPr>
      </w:pPr>
    </w:p>
    <w:p w14:paraId="5CE3C5F4" w14:textId="77777777" w:rsidR="006323D4" w:rsidRDefault="006323D4" w:rsidP="006323D4">
      <w:pPr>
        <w:rPr>
          <w:ins w:id="65" w:author="Microsoft Office User" w:date="2026-10-15T11:20:00Z"/>
        </w:rPr>
      </w:pPr>
    </w:p>
    <w:p w14:paraId="292E1016" w14:textId="77777777" w:rsidR="006323D4" w:rsidRDefault="006323D4" w:rsidP="006323D4">
      <w:pPr>
        <w:rPr>
          <w:ins w:id="66" w:author="Microsoft Office User" w:date="2026-10-15T11:20:00Z"/>
        </w:rPr>
      </w:pPr>
    </w:p>
    <w:p w14:paraId="672BEBCA" w14:textId="77777777" w:rsidR="006323D4" w:rsidRDefault="006323D4" w:rsidP="006323D4">
      <w:pPr>
        <w:rPr>
          <w:ins w:id="67" w:author="Microsoft Office User" w:date="2026-10-15T11:20:00Z"/>
        </w:rPr>
      </w:pPr>
    </w:p>
    <w:p w14:paraId="1B018F62" w14:textId="77777777" w:rsidR="006323D4" w:rsidRDefault="006323D4" w:rsidP="006323D4">
      <w:pPr>
        <w:rPr>
          <w:ins w:id="68" w:author="Microsoft Office User" w:date="2026-10-15T11:20:00Z"/>
        </w:rPr>
      </w:pPr>
    </w:p>
    <w:p w14:paraId="25E664C4" w14:textId="77777777" w:rsidR="006323D4" w:rsidRDefault="006323D4" w:rsidP="006323D4">
      <w:pPr>
        <w:rPr>
          <w:ins w:id="69" w:author="Microsoft Office User" w:date="2026-10-15T11:21:00Z"/>
        </w:rPr>
      </w:pPr>
    </w:p>
    <w:p w14:paraId="12B47598" w14:textId="77777777" w:rsidR="006323D4" w:rsidRDefault="006323D4" w:rsidP="006323D4">
      <w:pPr>
        <w:rPr>
          <w:ins w:id="70" w:author="Microsoft Office User" w:date="2026-10-15T11:21:00Z"/>
        </w:rPr>
      </w:pPr>
    </w:p>
    <w:p w14:paraId="300FF926" w14:textId="77777777" w:rsidR="006323D4" w:rsidRDefault="006323D4" w:rsidP="006323D4">
      <w:pPr>
        <w:rPr>
          <w:ins w:id="71" w:author="Microsoft Office User" w:date="2026-10-15T11:21:00Z"/>
        </w:rPr>
      </w:pPr>
    </w:p>
    <w:p w14:paraId="6FD5F1BB" w14:textId="77777777" w:rsidR="006323D4" w:rsidRDefault="006323D4" w:rsidP="006323D4">
      <w:pPr>
        <w:rPr>
          <w:ins w:id="72" w:author="Microsoft Office User" w:date="2026-10-15T11:21:00Z"/>
        </w:rPr>
      </w:pPr>
    </w:p>
    <w:p w14:paraId="7DA78558" w14:textId="77777777" w:rsidR="006323D4" w:rsidRPr="006323D4" w:rsidRDefault="006323D4" w:rsidP="006323D4">
      <w:pPr>
        <w:rPr>
          <w:ins w:id="73" w:author="Microsoft Office User" w:date="2026-10-15T11:20:00Z"/>
        </w:rPr>
      </w:pPr>
    </w:p>
    <w:p w14:paraId="1EB38F43" w14:textId="77777777" w:rsidR="00370A0D" w:rsidDel="006323D4" w:rsidRDefault="00370A0D" w:rsidP="00370A0D">
      <w:pPr>
        <w:rPr>
          <w:del w:id="74" w:author="Microsoft Office User" w:date="2026-10-15T11:20:00Z"/>
        </w:rPr>
      </w:pPr>
    </w:p>
    <w:p w14:paraId="698BAE6A" w14:textId="77777777" w:rsidR="00370A0D" w:rsidDel="006323D4" w:rsidRDefault="00370A0D" w:rsidP="00370A0D">
      <w:pPr>
        <w:rPr>
          <w:del w:id="75" w:author="Microsoft Office User" w:date="2026-10-15T11:20:00Z"/>
        </w:rPr>
      </w:pPr>
    </w:p>
    <w:p w14:paraId="2EAF17BD" w14:textId="77777777" w:rsidR="00370A0D" w:rsidRPr="00370A0D" w:rsidDel="006323D4" w:rsidRDefault="00370A0D" w:rsidP="00370A0D">
      <w:pPr>
        <w:rPr>
          <w:del w:id="76" w:author="Microsoft Office User" w:date="2026-10-15T11:20:00Z"/>
        </w:rPr>
      </w:pPr>
    </w:p>
    <w:p w14:paraId="0E2E7179" w14:textId="77777777" w:rsidR="00370A0D" w:rsidDel="006323D4" w:rsidRDefault="00370A0D" w:rsidP="000C0810">
      <w:pPr>
        <w:pStyle w:val="Heading2"/>
        <w:spacing w:line="360" w:lineRule="auto"/>
        <w:jc w:val="both"/>
        <w:rPr>
          <w:del w:id="77" w:author="Microsoft Office User" w:date="2026-10-15T11:20:00Z"/>
          <w:sz w:val="24"/>
          <w:szCs w:val="24"/>
        </w:rPr>
      </w:pPr>
    </w:p>
    <w:p w14:paraId="26C3F132" w14:textId="77777777" w:rsidR="00370A0D" w:rsidRDefault="00370A0D" w:rsidP="000C0810">
      <w:pPr>
        <w:pStyle w:val="Heading2"/>
        <w:spacing w:line="360" w:lineRule="auto"/>
        <w:jc w:val="both"/>
        <w:rPr>
          <w:sz w:val="24"/>
          <w:szCs w:val="24"/>
        </w:rPr>
      </w:pPr>
    </w:p>
    <w:p w14:paraId="4608D485" w14:textId="77777777" w:rsidR="00370A0D" w:rsidRPr="00370A0D" w:rsidRDefault="00370A0D" w:rsidP="00370A0D"/>
    <w:p w14:paraId="5BCDC57C" w14:textId="77777777" w:rsidR="003D0471" w:rsidRPr="000C0810" w:rsidRDefault="003D0471" w:rsidP="000C0810">
      <w:pPr>
        <w:pStyle w:val="Heading2"/>
        <w:spacing w:line="360" w:lineRule="auto"/>
        <w:jc w:val="both"/>
        <w:rPr>
          <w:sz w:val="24"/>
          <w:szCs w:val="24"/>
        </w:rPr>
      </w:pPr>
      <w:r w:rsidRPr="000C0810">
        <w:rPr>
          <w:sz w:val="24"/>
          <w:szCs w:val="24"/>
        </w:rPr>
        <w:lastRenderedPageBreak/>
        <w:t>High-Level Architecture Diagram</w:t>
      </w:r>
      <w:bookmarkEnd w:id="59"/>
    </w:p>
    <w:p w14:paraId="001E17B8" w14:textId="77777777" w:rsidR="003D0471" w:rsidRPr="000C0810" w:rsidRDefault="003D0471" w:rsidP="000C0810">
      <w:pPr>
        <w:spacing w:line="360" w:lineRule="auto"/>
        <w:jc w:val="both"/>
        <w:rPr>
          <w:sz w:val="24"/>
          <w:szCs w:val="24"/>
        </w:rPr>
      </w:pPr>
    </w:p>
    <w:p w14:paraId="1D809003" w14:textId="77777777" w:rsidR="003D0471" w:rsidRDefault="003D0471" w:rsidP="000C0810">
      <w:pPr>
        <w:spacing w:line="360" w:lineRule="auto"/>
        <w:jc w:val="both"/>
        <w:rPr>
          <w:sz w:val="24"/>
          <w:szCs w:val="24"/>
        </w:rPr>
      </w:pPr>
      <w:r w:rsidRPr="000C0810">
        <w:rPr>
          <w:noProof/>
          <w:sz w:val="24"/>
          <w:szCs w:val="24"/>
          <w14:ligatures w14:val="standardContextual"/>
        </w:rPr>
        <w:drawing>
          <wp:inline distT="0" distB="0" distL="0" distR="0" wp14:anchorId="60C18756" wp14:editId="03E40920">
            <wp:extent cx="4621739" cy="7649737"/>
            <wp:effectExtent l="0" t="0" r="1270" b="0"/>
            <wp:docPr id="8057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0295" name="Picture 8057902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1399" cy="7731933"/>
                    </a:xfrm>
                    <a:prstGeom prst="rect">
                      <a:avLst/>
                    </a:prstGeom>
                  </pic:spPr>
                </pic:pic>
              </a:graphicData>
            </a:graphic>
          </wp:inline>
        </w:drawing>
      </w:r>
    </w:p>
    <w:p w14:paraId="68219656" w14:textId="77777777" w:rsidR="003D0471" w:rsidRPr="000C0810" w:rsidRDefault="003D0471" w:rsidP="000C0810">
      <w:pPr>
        <w:spacing w:line="360" w:lineRule="auto"/>
        <w:jc w:val="both"/>
        <w:rPr>
          <w:sz w:val="24"/>
          <w:szCs w:val="24"/>
        </w:rPr>
      </w:pPr>
      <w:r w:rsidRPr="000C0810">
        <w:rPr>
          <w:sz w:val="24"/>
          <w:szCs w:val="24"/>
        </w:rPr>
        <w:t>The diagram was created using Figma.</w:t>
      </w:r>
    </w:p>
    <w:p w14:paraId="6B9141E6" w14:textId="77777777" w:rsidR="0099556C" w:rsidRPr="000C0810" w:rsidRDefault="0099556C" w:rsidP="000C0810">
      <w:pPr>
        <w:spacing w:line="360" w:lineRule="auto"/>
        <w:jc w:val="both"/>
        <w:rPr>
          <w:sz w:val="24"/>
          <w:szCs w:val="24"/>
        </w:rPr>
      </w:pPr>
    </w:p>
    <w:p w14:paraId="3E99FA88" w14:textId="77777777" w:rsidR="003D0471" w:rsidRPr="000C0810" w:rsidRDefault="0099556C" w:rsidP="000C0810">
      <w:pPr>
        <w:pStyle w:val="ListParagraph"/>
        <w:numPr>
          <w:ilvl w:val="0"/>
          <w:numId w:val="6"/>
        </w:numPr>
        <w:spacing w:line="360" w:lineRule="auto"/>
        <w:jc w:val="both"/>
        <w:rPr>
          <w:sz w:val="24"/>
          <w:szCs w:val="24"/>
        </w:rPr>
      </w:pPr>
      <w:r w:rsidRPr="000C0810">
        <w:rPr>
          <w:sz w:val="24"/>
          <w:szCs w:val="24"/>
        </w:rPr>
        <w:lastRenderedPageBreak/>
        <w:t xml:space="preserve">Data Sources: All the different websites that are </w:t>
      </w:r>
      <w:r w:rsidR="003D5F0C" w:rsidRPr="000C0810">
        <w:rPr>
          <w:sz w:val="24"/>
          <w:szCs w:val="24"/>
        </w:rPr>
        <w:t>us</w:t>
      </w:r>
      <w:r w:rsidR="003D5F0C">
        <w:rPr>
          <w:sz w:val="24"/>
          <w:szCs w:val="24"/>
        </w:rPr>
        <w:t>ed</w:t>
      </w:r>
      <w:r w:rsidR="003D5F0C" w:rsidRPr="000C0810">
        <w:rPr>
          <w:sz w:val="24"/>
          <w:szCs w:val="24"/>
        </w:rPr>
        <w:t xml:space="preserve"> </w:t>
      </w:r>
      <w:r w:rsidRPr="000C0810">
        <w:rPr>
          <w:sz w:val="24"/>
          <w:szCs w:val="24"/>
        </w:rPr>
        <w:t>in the project, with topics such as digital usage, demographic and macroeconomic dataset</w:t>
      </w:r>
      <w:r w:rsidR="003D5F0C">
        <w:rPr>
          <w:sz w:val="24"/>
          <w:szCs w:val="24"/>
        </w:rPr>
        <w:t>s</w:t>
      </w:r>
      <w:r w:rsidRPr="000C0810">
        <w:rPr>
          <w:sz w:val="24"/>
          <w:szCs w:val="24"/>
        </w:rPr>
        <w:t>.</w:t>
      </w:r>
    </w:p>
    <w:p w14:paraId="342D157D" w14:textId="77777777" w:rsidR="0099556C" w:rsidRPr="000C0810" w:rsidRDefault="0099556C" w:rsidP="000C0810">
      <w:pPr>
        <w:pStyle w:val="ListParagraph"/>
        <w:numPr>
          <w:ilvl w:val="0"/>
          <w:numId w:val="6"/>
        </w:numPr>
        <w:spacing w:line="360" w:lineRule="auto"/>
        <w:jc w:val="both"/>
        <w:rPr>
          <w:sz w:val="24"/>
          <w:szCs w:val="24"/>
        </w:rPr>
      </w:pPr>
      <w:r w:rsidRPr="000C0810">
        <w:rPr>
          <w:sz w:val="24"/>
          <w:szCs w:val="24"/>
        </w:rPr>
        <w:t>Data Processing: The step where the dataset need</w:t>
      </w:r>
      <w:r w:rsidR="003D5F0C">
        <w:rPr>
          <w:sz w:val="24"/>
          <w:szCs w:val="24"/>
        </w:rPr>
        <w:t>s</w:t>
      </w:r>
      <w:r w:rsidRPr="000C0810">
        <w:rPr>
          <w:sz w:val="24"/>
          <w:szCs w:val="24"/>
        </w:rPr>
        <w:t xml:space="preserve"> to be </w:t>
      </w:r>
      <w:r w:rsidR="003D5F0C" w:rsidRPr="000C0810">
        <w:rPr>
          <w:sz w:val="24"/>
          <w:szCs w:val="24"/>
        </w:rPr>
        <w:t>clean</w:t>
      </w:r>
      <w:r w:rsidR="003D5F0C">
        <w:rPr>
          <w:sz w:val="24"/>
          <w:szCs w:val="24"/>
        </w:rPr>
        <w:t>ed</w:t>
      </w:r>
      <w:r w:rsidRPr="000C0810">
        <w:rPr>
          <w:sz w:val="24"/>
          <w:szCs w:val="24"/>
        </w:rPr>
        <w:t xml:space="preserve">, </w:t>
      </w:r>
      <w:r w:rsidR="003D5F0C" w:rsidRPr="000C0810">
        <w:rPr>
          <w:sz w:val="24"/>
          <w:szCs w:val="24"/>
        </w:rPr>
        <w:t>read</w:t>
      </w:r>
      <w:r w:rsidR="003D5F0C">
        <w:rPr>
          <w:sz w:val="24"/>
          <w:szCs w:val="24"/>
        </w:rPr>
        <w:t>,</w:t>
      </w:r>
      <w:r w:rsidR="003D5F0C" w:rsidRPr="000C0810">
        <w:rPr>
          <w:sz w:val="24"/>
          <w:szCs w:val="24"/>
        </w:rPr>
        <w:t xml:space="preserve"> </w:t>
      </w:r>
      <w:r w:rsidRPr="000C0810">
        <w:rPr>
          <w:sz w:val="24"/>
          <w:szCs w:val="24"/>
        </w:rPr>
        <w:t xml:space="preserve">and </w:t>
      </w:r>
      <w:r w:rsidR="003D5F0C" w:rsidRPr="000C0810">
        <w:rPr>
          <w:sz w:val="24"/>
          <w:szCs w:val="24"/>
        </w:rPr>
        <w:t>process</w:t>
      </w:r>
      <w:r w:rsidR="003D5F0C">
        <w:rPr>
          <w:sz w:val="24"/>
          <w:szCs w:val="24"/>
        </w:rPr>
        <w:t>ed</w:t>
      </w:r>
      <w:r w:rsidR="003D5F0C" w:rsidRPr="000C0810">
        <w:rPr>
          <w:sz w:val="24"/>
          <w:szCs w:val="24"/>
        </w:rPr>
        <w:t xml:space="preserve"> </w:t>
      </w:r>
      <w:r w:rsidRPr="000C0810">
        <w:rPr>
          <w:sz w:val="24"/>
          <w:szCs w:val="24"/>
        </w:rPr>
        <w:t>in Python for the unification of the data.</w:t>
      </w:r>
    </w:p>
    <w:p w14:paraId="409E2D55" w14:textId="77777777" w:rsidR="0099556C" w:rsidRPr="000C0810" w:rsidRDefault="0099556C" w:rsidP="000C0810">
      <w:pPr>
        <w:pStyle w:val="ListParagraph"/>
        <w:numPr>
          <w:ilvl w:val="0"/>
          <w:numId w:val="6"/>
        </w:numPr>
        <w:spacing w:line="360" w:lineRule="auto"/>
        <w:jc w:val="both"/>
        <w:rPr>
          <w:sz w:val="24"/>
          <w:szCs w:val="24"/>
        </w:rPr>
      </w:pPr>
      <w:r w:rsidRPr="000C0810">
        <w:rPr>
          <w:sz w:val="24"/>
          <w:szCs w:val="24"/>
        </w:rPr>
        <w:t xml:space="preserve">Model Outputs: Using supervised Machine Learning to </w:t>
      </w:r>
      <w:r w:rsidR="003D5F0C" w:rsidRPr="000C0810">
        <w:rPr>
          <w:sz w:val="24"/>
          <w:szCs w:val="24"/>
        </w:rPr>
        <w:t>classif</w:t>
      </w:r>
      <w:r w:rsidR="003D5F0C">
        <w:rPr>
          <w:sz w:val="24"/>
          <w:szCs w:val="24"/>
        </w:rPr>
        <w:t>y</w:t>
      </w:r>
      <w:r w:rsidRPr="000C0810">
        <w:rPr>
          <w:sz w:val="24"/>
          <w:szCs w:val="24"/>
        </w:rPr>
        <w:t xml:space="preserve">, </w:t>
      </w:r>
      <w:r w:rsidR="003D5F0C" w:rsidRPr="000C0810">
        <w:rPr>
          <w:sz w:val="24"/>
          <w:szCs w:val="24"/>
        </w:rPr>
        <w:t>evaluate</w:t>
      </w:r>
      <w:r w:rsidR="003D5F0C">
        <w:rPr>
          <w:sz w:val="24"/>
          <w:szCs w:val="24"/>
        </w:rPr>
        <w:t>,</w:t>
      </w:r>
      <w:r w:rsidR="003D5F0C" w:rsidRPr="000C0810">
        <w:rPr>
          <w:sz w:val="24"/>
          <w:szCs w:val="24"/>
        </w:rPr>
        <w:t xml:space="preserve"> </w:t>
      </w:r>
      <w:r w:rsidRPr="000C0810">
        <w:rPr>
          <w:sz w:val="24"/>
          <w:szCs w:val="24"/>
        </w:rPr>
        <w:t>and interpret the model.</w:t>
      </w:r>
    </w:p>
    <w:p w14:paraId="0F3DF651" w14:textId="77777777" w:rsidR="0099556C" w:rsidRPr="000C0810" w:rsidRDefault="0099556C" w:rsidP="000C0810">
      <w:pPr>
        <w:pStyle w:val="ListParagraph"/>
        <w:numPr>
          <w:ilvl w:val="0"/>
          <w:numId w:val="6"/>
        </w:numPr>
        <w:spacing w:line="360" w:lineRule="auto"/>
        <w:jc w:val="both"/>
        <w:rPr>
          <w:sz w:val="24"/>
          <w:szCs w:val="24"/>
        </w:rPr>
      </w:pPr>
      <w:r w:rsidRPr="000C0810">
        <w:rPr>
          <w:sz w:val="24"/>
          <w:szCs w:val="24"/>
        </w:rPr>
        <w:t>Delivery + Python Dashboard: Recommendations for Fintech (CAC) and traditional bank</w:t>
      </w:r>
      <w:r w:rsidR="003D5F0C">
        <w:rPr>
          <w:sz w:val="24"/>
          <w:szCs w:val="24"/>
        </w:rPr>
        <w:t>s</w:t>
      </w:r>
      <w:r w:rsidRPr="000C0810">
        <w:rPr>
          <w:sz w:val="24"/>
          <w:szCs w:val="24"/>
        </w:rPr>
        <w:t xml:space="preserve"> (Churn and retention).</w:t>
      </w:r>
    </w:p>
    <w:p w14:paraId="571F2C22" w14:textId="77777777" w:rsidR="0099556C" w:rsidRPr="000C0810" w:rsidRDefault="0099556C" w:rsidP="000C0810">
      <w:pPr>
        <w:pStyle w:val="Heading2"/>
        <w:spacing w:line="360" w:lineRule="auto"/>
        <w:jc w:val="both"/>
        <w:rPr>
          <w:sz w:val="24"/>
          <w:szCs w:val="24"/>
        </w:rPr>
      </w:pPr>
    </w:p>
    <w:p w14:paraId="61ED02B8" w14:textId="77777777" w:rsidR="0099556C" w:rsidRPr="000C0810" w:rsidRDefault="0099556C" w:rsidP="000C0810">
      <w:pPr>
        <w:pStyle w:val="Heading1"/>
        <w:spacing w:line="360" w:lineRule="auto"/>
        <w:jc w:val="both"/>
        <w:rPr>
          <w:sz w:val="24"/>
          <w:szCs w:val="24"/>
        </w:rPr>
      </w:pPr>
      <w:bookmarkStart w:id="78" w:name="_Toc242954866"/>
      <w:r w:rsidRPr="000C0810">
        <w:rPr>
          <w:sz w:val="24"/>
          <w:szCs w:val="24"/>
        </w:rPr>
        <w:t>Data Sources</w:t>
      </w:r>
      <w:bookmarkEnd w:id="78"/>
    </w:p>
    <w:p w14:paraId="5C8E3C09" w14:textId="77777777" w:rsidR="0099556C" w:rsidRPr="000C0810" w:rsidRDefault="0099556C" w:rsidP="000C0810">
      <w:pPr>
        <w:spacing w:line="360" w:lineRule="auto"/>
        <w:jc w:val="both"/>
        <w:rPr>
          <w:sz w:val="24"/>
          <w:szCs w:val="24"/>
        </w:rPr>
      </w:pPr>
    </w:p>
    <w:p w14:paraId="57A21463" w14:textId="77777777" w:rsidR="0099556C" w:rsidRPr="000C0810" w:rsidRDefault="0099556C" w:rsidP="000C0810">
      <w:pPr>
        <w:spacing w:line="360" w:lineRule="auto"/>
        <w:jc w:val="both"/>
        <w:rPr>
          <w:sz w:val="24"/>
          <w:szCs w:val="24"/>
        </w:rPr>
      </w:pPr>
      <w:r w:rsidRPr="000C0810">
        <w:rPr>
          <w:sz w:val="24"/>
          <w:szCs w:val="24"/>
        </w:rPr>
        <w:t xml:space="preserve">To create a predictive framework for </w:t>
      </w:r>
      <w:r w:rsidR="003D5F0C">
        <w:rPr>
          <w:sz w:val="24"/>
          <w:szCs w:val="24"/>
        </w:rPr>
        <w:t xml:space="preserve">the </w:t>
      </w:r>
      <w:r w:rsidRPr="000C0810">
        <w:rPr>
          <w:sz w:val="24"/>
          <w:szCs w:val="24"/>
        </w:rPr>
        <w:t>European market</w:t>
      </w:r>
      <w:r w:rsidR="003D5F0C">
        <w:rPr>
          <w:sz w:val="24"/>
          <w:szCs w:val="24"/>
        </w:rPr>
        <w:t>,</w:t>
      </w:r>
      <w:r w:rsidRPr="000C0810">
        <w:rPr>
          <w:sz w:val="24"/>
          <w:szCs w:val="24"/>
        </w:rPr>
        <w:t xml:space="preserve"> focus </w:t>
      </w:r>
      <w:r w:rsidR="003D5F0C">
        <w:rPr>
          <w:sz w:val="24"/>
          <w:szCs w:val="24"/>
        </w:rPr>
        <w:t>o</w:t>
      </w:r>
      <w:r w:rsidR="003D5F0C" w:rsidRPr="000C0810">
        <w:rPr>
          <w:sz w:val="24"/>
          <w:szCs w:val="24"/>
        </w:rPr>
        <w:t xml:space="preserve">n </w:t>
      </w:r>
      <w:r w:rsidRPr="000C0810">
        <w:rPr>
          <w:sz w:val="24"/>
          <w:szCs w:val="24"/>
        </w:rPr>
        <w:t>credit channel adaptation.</w:t>
      </w:r>
    </w:p>
    <w:p w14:paraId="7FF5021D" w14:textId="77777777" w:rsidR="0099556C" w:rsidRPr="000C0810" w:rsidRDefault="0099556C" w:rsidP="000C0810">
      <w:pPr>
        <w:spacing w:line="360" w:lineRule="auto"/>
        <w:jc w:val="both"/>
        <w:rPr>
          <w:sz w:val="24"/>
          <w:szCs w:val="24"/>
        </w:rPr>
      </w:pPr>
    </w:p>
    <w:p w14:paraId="755EFECE" w14:textId="77777777" w:rsidR="0099556C" w:rsidRPr="000C0810" w:rsidRDefault="0099556C" w:rsidP="000C0810">
      <w:pPr>
        <w:pStyle w:val="Heading2"/>
        <w:spacing w:line="360" w:lineRule="auto"/>
        <w:jc w:val="both"/>
        <w:rPr>
          <w:sz w:val="24"/>
          <w:szCs w:val="24"/>
        </w:rPr>
      </w:pPr>
      <w:bookmarkStart w:id="79" w:name="_Toc242954867"/>
      <w:r w:rsidRPr="000C0810">
        <w:rPr>
          <w:sz w:val="24"/>
          <w:szCs w:val="24"/>
        </w:rPr>
        <w:t>Type of Data Sources</w:t>
      </w:r>
      <w:bookmarkEnd w:id="79"/>
    </w:p>
    <w:p w14:paraId="586210CE" w14:textId="77777777" w:rsidR="0099556C" w:rsidRPr="000C0810" w:rsidRDefault="0099556C" w:rsidP="000C0810">
      <w:pPr>
        <w:spacing w:line="360" w:lineRule="auto"/>
        <w:jc w:val="both"/>
        <w:rPr>
          <w:sz w:val="24"/>
          <w:szCs w:val="24"/>
        </w:rPr>
      </w:pPr>
    </w:p>
    <w:p w14:paraId="452BA54C" w14:textId="77777777" w:rsidR="0099556C" w:rsidRPr="000C0810" w:rsidRDefault="0099556C" w:rsidP="000C0810">
      <w:pPr>
        <w:spacing w:line="360" w:lineRule="auto"/>
        <w:jc w:val="both"/>
        <w:rPr>
          <w:sz w:val="24"/>
          <w:szCs w:val="24"/>
        </w:rPr>
      </w:pPr>
      <w:r w:rsidRPr="000C0810">
        <w:rPr>
          <w:sz w:val="24"/>
          <w:szCs w:val="24"/>
        </w:rPr>
        <w:t>Eurostats (European Statistical Recovery and Microdata Databases)</w:t>
      </w:r>
    </w:p>
    <w:p w14:paraId="3671351E" w14:textId="77777777" w:rsidR="0099556C" w:rsidDel="00363077" w:rsidRDefault="0099556C" w:rsidP="00363077">
      <w:pPr>
        <w:pStyle w:val="ListParagraph"/>
        <w:numPr>
          <w:ilvl w:val="0"/>
          <w:numId w:val="7"/>
        </w:numPr>
        <w:spacing w:line="360" w:lineRule="auto"/>
        <w:jc w:val="both"/>
        <w:rPr>
          <w:del w:id="80" w:author="Microsoft Office User" w:date="2026-10-15T11:31:00Z"/>
          <w:sz w:val="24"/>
          <w:szCs w:val="24"/>
        </w:rPr>
      </w:pPr>
      <w:r w:rsidRPr="00363077">
        <w:rPr>
          <w:sz w:val="24"/>
          <w:szCs w:val="24"/>
        </w:rPr>
        <w:t xml:space="preserve">Internet banking Activities </w:t>
      </w:r>
      <w:del w:id="81" w:author="Microsoft Office User" w:date="2026-10-15T11:31:00Z">
        <w:r w:rsidRPr="00363077" w:rsidDel="00363077">
          <w:rPr>
            <w:sz w:val="24"/>
            <w:szCs w:val="24"/>
          </w:rPr>
          <w:delText>(isoc_si_ca_i)</w:delText>
        </w:r>
        <w:r w:rsidR="00363077" w:rsidDel="00363077">
          <w:rPr>
            <w:sz w:val="24"/>
            <w:szCs w:val="24"/>
          </w:rPr>
          <w:fldChar w:fldCharType="begin"/>
        </w:r>
        <w:r w:rsidR="00363077" w:rsidDel="00363077">
          <w:rPr>
            <w:sz w:val="24"/>
            <w:szCs w:val="24"/>
          </w:rPr>
          <w:delInstrText xml:space="preserve"> ADDIN ZOTERO_ITEM CSL_CITATION {"citationID":"KDTCKqiv","properties":{"unsorted":false,"formattedCitation":"({\\i{}Digital Decade DESI visualisation tool}, no date)","plainCitation":"(Digital Decade DESI visualisation tool, no date)","noteIndex":0},"citationItems":[{"id":21,"uris":["http://zotero.org/users/local/vU0rL5N7/items/87R6HAAD"],"itemData":{"id":21,"type":"webpage","abstract":"The Digital Decade DESI visualisation tool gives an overview of the progress towards the 2030 Digital Decade targets and on DESI indicators which for years have helped in tracking Europe’s Member States’ digital performance.","language":"en","title":"Digital Decade DESI visualisation tool","URL":"https://digital-decade-desi.digital-strategy.ec.europa.eu/datasets/desi/metadata","accessed":{"date-parts":[["2026",10,15]]}}}],"schema":"https://github.com/citation-style-language/schema/raw/master/csl-citation.json"} </w:delInstrText>
        </w:r>
        <w:r w:rsidR="00363077" w:rsidDel="00363077">
          <w:rPr>
            <w:sz w:val="24"/>
            <w:szCs w:val="24"/>
          </w:rPr>
          <w:fldChar w:fldCharType="separate"/>
        </w:r>
        <w:r w:rsidR="00363077" w:rsidRPr="00363077" w:rsidDel="00363077">
          <w:rPr>
            <w:rFonts w:eastAsiaTheme="minorHAnsi"/>
            <w:sz w:val="24"/>
            <w:szCs w:val="24"/>
            <w:lang w:val="en-GB" w:eastAsia="en-US"/>
            <w14:ligatures w14:val="standardContextual"/>
          </w:rPr>
          <w:delText>(</w:delText>
        </w:r>
        <w:r w:rsidR="00363077" w:rsidRPr="00363077" w:rsidDel="00363077">
          <w:rPr>
            <w:rFonts w:eastAsiaTheme="minorHAnsi"/>
            <w:i/>
            <w:iCs/>
            <w:sz w:val="24"/>
            <w:szCs w:val="24"/>
            <w:lang w:val="en-GB" w:eastAsia="en-US"/>
            <w14:ligatures w14:val="standardContextual"/>
          </w:rPr>
          <w:delText>Digital Decade DESI visualisation tool</w:delText>
        </w:r>
        <w:r w:rsidR="00363077" w:rsidRPr="00363077" w:rsidDel="00363077">
          <w:rPr>
            <w:rFonts w:eastAsiaTheme="minorHAnsi"/>
            <w:sz w:val="24"/>
            <w:szCs w:val="24"/>
            <w:lang w:val="en-GB" w:eastAsia="en-US"/>
            <w14:ligatures w14:val="standardContextual"/>
          </w:rPr>
          <w:delText>, no date)</w:delText>
        </w:r>
        <w:r w:rsidR="00363077" w:rsidDel="00363077">
          <w:rPr>
            <w:sz w:val="24"/>
            <w:szCs w:val="24"/>
          </w:rPr>
          <w:fldChar w:fldCharType="end"/>
        </w:r>
      </w:del>
    </w:p>
    <w:p w14:paraId="300F97F1" w14:textId="77777777" w:rsidR="00363077" w:rsidRPr="000C0810" w:rsidRDefault="00363077" w:rsidP="00363077">
      <w:pPr>
        <w:pStyle w:val="ListParagraph"/>
        <w:numPr>
          <w:ilvl w:val="0"/>
          <w:numId w:val="7"/>
        </w:numPr>
        <w:spacing w:line="360" w:lineRule="auto"/>
        <w:jc w:val="both"/>
        <w:rPr>
          <w:ins w:id="82" w:author="Microsoft Office User" w:date="2026-10-15T11:31:00Z"/>
          <w:sz w:val="24"/>
          <w:szCs w:val="24"/>
        </w:rPr>
      </w:pPr>
      <w:r>
        <w:rPr>
          <w:sz w:val="24"/>
          <w:szCs w:val="24"/>
        </w:rPr>
        <w:fldChar w:fldCharType="begin"/>
      </w:r>
      <w:r>
        <w:rPr>
          <w:sz w:val="24"/>
          <w:szCs w:val="24"/>
        </w:rPr>
        <w:instrText xml:space="preserve"> ADDIN ZOTERO_ITEM CSL_CITATION {"citationID":"UlZRw4t9","properties":{"unsorted":false,"formattedCitation":"({\\i{}[isoc_ci_ac_i] Individuals - internet activities}, no date)","plainCitation":"([isoc_ci_ac_i] Individuals - internet activities, no date)","noteIndex":0},"citationItems":[{"id":9,"uris":["http://zotero.org/users/local/vU0rL5N7/items/C59WEDPB"],"itemData":{"id":9,"type":"webpage","title":"[isoc_ci_ac_i] Individuals - internet activities","URL":"https://ec.europa.eu/eurostat/databrowser/view/isoc_ci_ac_i/default/table?lang=en","accessed":{"date-parts":[["2026",10,15]]}}}],"schema":"https://github.com/citation-style-language/schema/raw/master/csl-citation.json"} </w:instrText>
      </w:r>
      <w:r>
        <w:rPr>
          <w:sz w:val="24"/>
          <w:szCs w:val="24"/>
        </w:rPr>
        <w:fldChar w:fldCharType="separate"/>
      </w:r>
      <w:r w:rsidRPr="00363077">
        <w:rPr>
          <w:rFonts w:eastAsiaTheme="minorHAnsi"/>
          <w:sz w:val="24"/>
          <w:szCs w:val="24"/>
          <w:lang w:val="en-GB" w:eastAsia="en-US"/>
          <w14:ligatures w14:val="standardContextual"/>
        </w:rPr>
        <w:t>(</w:t>
      </w:r>
      <w:r w:rsidRPr="00363077">
        <w:rPr>
          <w:rFonts w:eastAsiaTheme="minorHAnsi"/>
          <w:i/>
          <w:iCs/>
          <w:sz w:val="24"/>
          <w:szCs w:val="24"/>
          <w:lang w:val="en-GB" w:eastAsia="en-US"/>
          <w14:ligatures w14:val="standardContextual"/>
        </w:rPr>
        <w:t>[isoc_ci_ac_i] Individuals - internet activities</w:t>
      </w:r>
      <w:r w:rsidRPr="00363077">
        <w:rPr>
          <w:rFonts w:eastAsiaTheme="minorHAnsi"/>
          <w:sz w:val="24"/>
          <w:szCs w:val="24"/>
          <w:lang w:val="en-GB" w:eastAsia="en-US"/>
          <w14:ligatures w14:val="standardContextual"/>
        </w:rPr>
        <w:t>, no date)</w:t>
      </w:r>
      <w:r>
        <w:rPr>
          <w:sz w:val="24"/>
          <w:szCs w:val="24"/>
        </w:rPr>
        <w:fldChar w:fldCharType="end"/>
      </w:r>
    </w:p>
    <w:p w14:paraId="6144BC6F" w14:textId="77777777" w:rsidR="0099556C" w:rsidRPr="00363077" w:rsidRDefault="0099556C" w:rsidP="00363077">
      <w:pPr>
        <w:pStyle w:val="ListParagraph"/>
        <w:numPr>
          <w:ilvl w:val="0"/>
          <w:numId w:val="7"/>
        </w:numPr>
        <w:spacing w:line="360" w:lineRule="auto"/>
        <w:jc w:val="both"/>
        <w:rPr>
          <w:sz w:val="24"/>
          <w:szCs w:val="24"/>
        </w:rPr>
      </w:pPr>
      <w:r w:rsidRPr="00363077">
        <w:rPr>
          <w:sz w:val="24"/>
          <w:szCs w:val="24"/>
        </w:rPr>
        <w:t xml:space="preserve">Digital Credit/Loan Request </w:t>
      </w:r>
      <w:r w:rsidR="00397BF6">
        <w:rPr>
          <w:sz w:val="24"/>
          <w:szCs w:val="24"/>
        </w:rPr>
        <w:fldChar w:fldCharType="begin"/>
      </w:r>
      <w:r w:rsidR="00397BF6">
        <w:rPr>
          <w:sz w:val="24"/>
          <w:szCs w:val="24"/>
        </w:rPr>
        <w:instrText xml:space="preserve"> ADDIN ZOTERO_ITEM CSL_CITATION {"citationID":"RBUebb1V","properties":{"unsorted":false,"formattedCitation":"({\\i{}[isoc_ec_ifi] Financial activities over the internet (2016-2019)}, no date)","plainCitation":"([isoc_ec_ifi] Financial activities over the internet (2016-2019), no date)","noteIndex":0},"citationItems":[{"id":7,"uris":["http://zotero.org/users/local/vU0rL5N7/items/JXV6GC9R"],"itemData":{"id":7,"type":"webpage","title":"[isoc_ec_ifi] Financial activities over the internet (2016-2019)","URL":"https://ec.europa.eu/eurostat/databrowser/view/isoc_ec_ifi/default/table?lang=en","accessed":{"date-parts":[["2026",10,15]]}}}],"schema":"https://github.com/citation-style-language/schema/raw/master/csl-citation.json"} </w:instrText>
      </w:r>
      <w:r w:rsidR="00397BF6">
        <w:rPr>
          <w:sz w:val="24"/>
          <w:szCs w:val="24"/>
        </w:rPr>
        <w:fldChar w:fldCharType="separate"/>
      </w:r>
      <w:r w:rsidR="00397BF6" w:rsidRPr="00397BF6">
        <w:rPr>
          <w:rFonts w:eastAsiaTheme="minorHAnsi"/>
          <w:sz w:val="24"/>
          <w:szCs w:val="24"/>
          <w:lang w:val="en-GB" w:eastAsia="en-US"/>
          <w14:ligatures w14:val="standardContextual"/>
        </w:rPr>
        <w:t>(</w:t>
      </w:r>
      <w:r w:rsidR="00397BF6" w:rsidRPr="00397BF6">
        <w:rPr>
          <w:rFonts w:eastAsiaTheme="minorHAnsi"/>
          <w:i/>
          <w:iCs/>
          <w:sz w:val="24"/>
          <w:szCs w:val="24"/>
          <w:lang w:val="en-GB" w:eastAsia="en-US"/>
          <w14:ligatures w14:val="standardContextual"/>
        </w:rPr>
        <w:t>[isoc_ec_ifi] Financial activities over the internet (2016-2019)</w:t>
      </w:r>
      <w:r w:rsidR="00397BF6" w:rsidRPr="00397BF6">
        <w:rPr>
          <w:rFonts w:eastAsiaTheme="minorHAnsi"/>
          <w:sz w:val="24"/>
          <w:szCs w:val="24"/>
          <w:lang w:val="en-GB" w:eastAsia="en-US"/>
          <w14:ligatures w14:val="standardContextual"/>
        </w:rPr>
        <w:t>, no date)</w:t>
      </w:r>
      <w:r w:rsidR="00397BF6">
        <w:rPr>
          <w:sz w:val="24"/>
          <w:szCs w:val="24"/>
        </w:rPr>
        <w:fldChar w:fldCharType="end"/>
      </w:r>
      <w:del w:id="83" w:author="Microsoft Office User" w:date="2026-10-15T11:34:00Z">
        <w:r w:rsidRPr="00363077" w:rsidDel="00397BF6">
          <w:rPr>
            <w:sz w:val="24"/>
            <w:szCs w:val="24"/>
          </w:rPr>
          <w:delText>(isoc_ec_ifi)</w:delText>
        </w:r>
      </w:del>
    </w:p>
    <w:p w14:paraId="24FDDDE5" w14:textId="77777777" w:rsidR="0099556C" w:rsidRPr="000C0810" w:rsidRDefault="0099556C" w:rsidP="000C0810">
      <w:pPr>
        <w:pStyle w:val="ListParagraph"/>
        <w:numPr>
          <w:ilvl w:val="0"/>
          <w:numId w:val="7"/>
        </w:numPr>
        <w:spacing w:line="360" w:lineRule="auto"/>
        <w:jc w:val="both"/>
        <w:rPr>
          <w:sz w:val="24"/>
          <w:szCs w:val="24"/>
        </w:rPr>
      </w:pPr>
      <w:r w:rsidRPr="000C0810">
        <w:rPr>
          <w:sz w:val="24"/>
          <w:szCs w:val="24"/>
        </w:rPr>
        <w:t xml:space="preserve">Household Financial Vulnerability </w:t>
      </w:r>
      <w:r w:rsidR="00397BF6">
        <w:rPr>
          <w:sz w:val="24"/>
          <w:szCs w:val="24"/>
        </w:rPr>
        <w:fldChar w:fldCharType="begin"/>
      </w:r>
      <w:r w:rsidR="00397BF6">
        <w:rPr>
          <w:sz w:val="24"/>
          <w:szCs w:val="24"/>
        </w:rPr>
        <w:instrText xml:space="preserve"> ADDIN ZOTERO_ITEM CSL_CITATION {"citationID":"0E38GBZ7","properties":{"unsorted":false,"formattedCitation":"({\\i{}[ilc_mdes03] Inability to afford a meal with meat, chicken, fish (or vegetarian equivalent) every second day}, no date)","plainCitation":"([ilc_mdes03] Inability to afford a meal with meat, chicken, fish (or vegetarian equivalent) every second day, no date)","noteIndex":0},"citationItems":[{"id":11,"uris":["http://zotero.org/users/local/vU0rL5N7/items/FYFMW567"],"itemData":{"id":11,"type":"webpage","title":"[ilc_mdes03] Inability to afford a meal with meat, chicken, fish (or vegetarian equivalent) every second day","URL":"https://ec.europa.eu/eurostat/databrowser/view/ilc_mdes03/default/table?lang=en","accessed":{"date-parts":[["2026",10,15]]}}}],"schema":"https://github.com/citation-style-language/schema/raw/master/csl-citation.json"} </w:instrText>
      </w:r>
      <w:r w:rsidR="00397BF6">
        <w:rPr>
          <w:sz w:val="24"/>
          <w:szCs w:val="24"/>
        </w:rPr>
        <w:fldChar w:fldCharType="separate"/>
      </w:r>
      <w:r w:rsidR="00397BF6" w:rsidRPr="00397BF6">
        <w:rPr>
          <w:rFonts w:eastAsiaTheme="minorHAnsi"/>
          <w:sz w:val="24"/>
          <w:szCs w:val="24"/>
          <w:lang w:val="en-GB" w:eastAsia="en-US"/>
          <w14:ligatures w14:val="standardContextual"/>
        </w:rPr>
        <w:t>(</w:t>
      </w:r>
      <w:r w:rsidR="00397BF6" w:rsidRPr="00397BF6">
        <w:rPr>
          <w:rFonts w:eastAsiaTheme="minorHAnsi"/>
          <w:i/>
          <w:iCs/>
          <w:sz w:val="24"/>
          <w:szCs w:val="24"/>
          <w:lang w:val="en-GB" w:eastAsia="en-US"/>
          <w14:ligatures w14:val="standardContextual"/>
        </w:rPr>
        <w:t>[ilc_mdes03] Inability to afford a meal with meat, chicken, fish (or vegetarian equivalent) every second day</w:t>
      </w:r>
      <w:r w:rsidR="00397BF6" w:rsidRPr="00397BF6">
        <w:rPr>
          <w:rFonts w:eastAsiaTheme="minorHAnsi"/>
          <w:sz w:val="24"/>
          <w:szCs w:val="24"/>
          <w:lang w:val="en-GB" w:eastAsia="en-US"/>
          <w14:ligatures w14:val="standardContextual"/>
        </w:rPr>
        <w:t>, no date)</w:t>
      </w:r>
      <w:r w:rsidR="00397BF6">
        <w:rPr>
          <w:sz w:val="24"/>
          <w:szCs w:val="24"/>
        </w:rPr>
        <w:fldChar w:fldCharType="end"/>
      </w:r>
      <w:del w:id="84" w:author="Microsoft Office User" w:date="2026-10-15T11:36:00Z">
        <w:r w:rsidRPr="000C0810" w:rsidDel="00397BF6">
          <w:rPr>
            <w:sz w:val="24"/>
            <w:szCs w:val="24"/>
          </w:rPr>
          <w:delText>(ilc_mdes03)</w:delText>
        </w:r>
      </w:del>
    </w:p>
    <w:p w14:paraId="3A365F6D" w14:textId="77777777" w:rsidR="0099556C" w:rsidRPr="000C0810" w:rsidRDefault="0099556C" w:rsidP="000C0810">
      <w:pPr>
        <w:spacing w:line="360" w:lineRule="auto"/>
        <w:jc w:val="both"/>
        <w:rPr>
          <w:sz w:val="24"/>
          <w:szCs w:val="24"/>
        </w:rPr>
      </w:pPr>
    </w:p>
    <w:p w14:paraId="52F7AC24" w14:textId="77777777" w:rsidR="0099556C" w:rsidRPr="000C0810" w:rsidRDefault="0099556C" w:rsidP="000C0810">
      <w:pPr>
        <w:spacing w:line="360" w:lineRule="auto"/>
        <w:jc w:val="both"/>
        <w:rPr>
          <w:sz w:val="24"/>
          <w:szCs w:val="24"/>
        </w:rPr>
      </w:pPr>
      <w:r w:rsidRPr="000C0810">
        <w:rPr>
          <w:sz w:val="24"/>
          <w:szCs w:val="24"/>
        </w:rPr>
        <w:t>ECB Data Portal (European Central Bank)</w:t>
      </w:r>
    </w:p>
    <w:p w14:paraId="0293CF3A" w14:textId="77777777" w:rsidR="0099556C" w:rsidRPr="000C0810" w:rsidRDefault="0099556C" w:rsidP="000C0810">
      <w:pPr>
        <w:pStyle w:val="ListParagraph"/>
        <w:numPr>
          <w:ilvl w:val="0"/>
          <w:numId w:val="8"/>
        </w:numPr>
        <w:spacing w:line="360" w:lineRule="auto"/>
        <w:jc w:val="both"/>
        <w:rPr>
          <w:sz w:val="24"/>
          <w:szCs w:val="24"/>
        </w:rPr>
      </w:pPr>
      <w:r w:rsidRPr="000C0810">
        <w:rPr>
          <w:sz w:val="24"/>
          <w:szCs w:val="24"/>
        </w:rPr>
        <w:t>MFI Interest Rates Statistics (MIR)</w:t>
      </w:r>
      <w:r w:rsidR="00363077">
        <w:rPr>
          <w:sz w:val="24"/>
          <w:szCs w:val="24"/>
        </w:rPr>
        <w:fldChar w:fldCharType="begin"/>
      </w:r>
      <w:r w:rsidR="00363077">
        <w:rPr>
          <w:sz w:val="24"/>
          <w:szCs w:val="24"/>
        </w:rPr>
        <w:instrText xml:space="preserve"> ADDIN ZOTERO_ITEM CSL_CITATION {"citationID":"dW3Ibl82","properties":{"unsorted":false,"formattedCitation":"({\\i{}Homepage | ECB Data Portal}, no date)","plainCitation":"(Homepage | ECB Data Portal, no date)","noteIndex":0},"citationItems":[{"id":18,"uris":["http://zotero.org/users/local/vU0rL5N7/items/UL3W58L9"],"itemData":{"id":18,"type":"webpage","title":"Homepage | ECB Data Portal","URL":"https://data.ecb.europa.eu/","accessed":{"date-parts":[["2026",10,15]]}}}],"schema":"https://github.com/citation-style-language/schema/raw/master/csl-citation.json"} </w:instrText>
      </w:r>
      <w:r w:rsidR="00363077">
        <w:rPr>
          <w:sz w:val="24"/>
          <w:szCs w:val="24"/>
        </w:rPr>
        <w:fldChar w:fldCharType="separate"/>
      </w:r>
      <w:r w:rsidR="00363077" w:rsidRPr="00363077">
        <w:rPr>
          <w:rFonts w:eastAsiaTheme="minorHAnsi"/>
          <w:sz w:val="24"/>
          <w:szCs w:val="24"/>
          <w:lang w:val="en-GB" w:eastAsia="en-US"/>
          <w14:ligatures w14:val="standardContextual"/>
        </w:rPr>
        <w:t>(</w:t>
      </w:r>
      <w:r w:rsidR="00363077" w:rsidRPr="00363077">
        <w:rPr>
          <w:rFonts w:eastAsiaTheme="minorHAnsi"/>
          <w:i/>
          <w:iCs/>
          <w:sz w:val="24"/>
          <w:szCs w:val="24"/>
          <w:lang w:val="en-GB" w:eastAsia="en-US"/>
          <w14:ligatures w14:val="standardContextual"/>
        </w:rPr>
        <w:t>Homepage | ECB Data Portal</w:t>
      </w:r>
      <w:r w:rsidR="00363077" w:rsidRPr="00363077">
        <w:rPr>
          <w:rFonts w:eastAsiaTheme="minorHAnsi"/>
          <w:sz w:val="24"/>
          <w:szCs w:val="24"/>
          <w:lang w:val="en-GB" w:eastAsia="en-US"/>
          <w14:ligatures w14:val="standardContextual"/>
        </w:rPr>
        <w:t>, no date)</w:t>
      </w:r>
      <w:r w:rsidR="00363077">
        <w:rPr>
          <w:sz w:val="24"/>
          <w:szCs w:val="24"/>
        </w:rPr>
        <w:fldChar w:fldCharType="end"/>
      </w:r>
    </w:p>
    <w:p w14:paraId="7B8197FE" w14:textId="77777777" w:rsidR="0099556C" w:rsidRPr="00363077" w:rsidRDefault="0099556C" w:rsidP="00363077">
      <w:pPr>
        <w:pStyle w:val="ListParagraph"/>
        <w:numPr>
          <w:ilvl w:val="0"/>
          <w:numId w:val="8"/>
        </w:numPr>
        <w:spacing w:line="360" w:lineRule="auto"/>
        <w:jc w:val="both"/>
        <w:rPr>
          <w:sz w:val="24"/>
          <w:szCs w:val="24"/>
          <w:rPrChange w:id="85" w:author="Microsoft Office User" w:date="2026-10-15T11:29:00Z">
            <w:rPr/>
          </w:rPrChange>
        </w:rPr>
      </w:pPr>
      <w:r w:rsidRPr="000C0810">
        <w:rPr>
          <w:sz w:val="24"/>
          <w:szCs w:val="24"/>
        </w:rPr>
        <w:t>Payment Statistics (PAY)</w:t>
      </w:r>
      <w:ins w:id="86" w:author="Microsoft Office User" w:date="2026-10-15T11:29:00Z">
        <w:r w:rsidR="00363077">
          <w:rPr>
            <w:sz w:val="24"/>
            <w:szCs w:val="24"/>
          </w:rPr>
          <w:t xml:space="preserve"> </w:t>
        </w:r>
        <w:r w:rsidR="00363077">
          <w:rPr>
            <w:sz w:val="24"/>
            <w:szCs w:val="24"/>
          </w:rPr>
          <w:fldChar w:fldCharType="begin"/>
        </w:r>
      </w:ins>
      <w:r w:rsidR="00363077">
        <w:rPr>
          <w:sz w:val="24"/>
          <w:szCs w:val="24"/>
        </w:rPr>
        <w:instrText xml:space="preserve"> ADDIN ZOTERO_ITEM CSL_CITATION {"citationID":"oRZNrDRI","properties":{"unsorted":false,"formattedCitation":"({\\i{}Homepage | ECB Data Portal}, no date)","plainCitation":"(Homepage | ECB Data Portal, no date)","noteIndex":0},"citationItems":[{"id":18,"uris":["http://zotero.org/users/local/vU0rL5N7/items/UL3W58L9"],"itemData":{"id":18,"type":"webpage","title":"Homepage | ECB Data Portal","URL":"https://data.ecb.europa.eu/","accessed":{"date-parts":[["2026",10,15]]}}}],"schema":"https://github.com/citation-style-language/schema/raw/master/csl-citation.json"} </w:instrText>
      </w:r>
      <w:ins w:id="87" w:author="Microsoft Office User" w:date="2026-10-15T11:29:00Z">
        <w:r w:rsidR="00363077">
          <w:rPr>
            <w:sz w:val="24"/>
            <w:szCs w:val="24"/>
          </w:rPr>
          <w:fldChar w:fldCharType="separate"/>
        </w:r>
        <w:r w:rsidR="00363077" w:rsidRPr="00363077">
          <w:rPr>
            <w:rFonts w:eastAsiaTheme="minorHAnsi"/>
            <w:sz w:val="24"/>
            <w:szCs w:val="24"/>
            <w:lang w:val="en-GB" w:eastAsia="en-US"/>
            <w14:ligatures w14:val="standardContextual"/>
          </w:rPr>
          <w:t>(</w:t>
        </w:r>
        <w:r w:rsidR="00363077" w:rsidRPr="00363077">
          <w:rPr>
            <w:rFonts w:eastAsiaTheme="minorHAnsi"/>
            <w:i/>
            <w:iCs/>
            <w:sz w:val="24"/>
            <w:szCs w:val="24"/>
            <w:lang w:val="en-GB" w:eastAsia="en-US"/>
            <w14:ligatures w14:val="standardContextual"/>
          </w:rPr>
          <w:t>Homepage | ECB Data Portal</w:t>
        </w:r>
        <w:r w:rsidR="00363077" w:rsidRPr="00363077">
          <w:rPr>
            <w:rFonts w:eastAsiaTheme="minorHAnsi"/>
            <w:sz w:val="24"/>
            <w:szCs w:val="24"/>
            <w:lang w:val="en-GB" w:eastAsia="en-US"/>
            <w14:ligatures w14:val="standardContextual"/>
          </w:rPr>
          <w:t>, no date)</w:t>
        </w:r>
        <w:r w:rsidR="00363077">
          <w:rPr>
            <w:sz w:val="24"/>
            <w:szCs w:val="24"/>
          </w:rPr>
          <w:fldChar w:fldCharType="end"/>
        </w:r>
      </w:ins>
    </w:p>
    <w:p w14:paraId="35B0E6C2" w14:textId="77777777" w:rsidR="0099556C" w:rsidRPr="000C0810" w:rsidRDefault="0099556C" w:rsidP="000C0810">
      <w:pPr>
        <w:spacing w:line="360" w:lineRule="auto"/>
        <w:jc w:val="both"/>
        <w:rPr>
          <w:sz w:val="24"/>
          <w:szCs w:val="24"/>
        </w:rPr>
      </w:pPr>
    </w:p>
    <w:p w14:paraId="5E917837" w14:textId="77777777" w:rsidR="0099556C" w:rsidRPr="000C0810" w:rsidRDefault="0099556C" w:rsidP="000C0810">
      <w:pPr>
        <w:spacing w:line="360" w:lineRule="auto"/>
        <w:jc w:val="both"/>
        <w:rPr>
          <w:sz w:val="24"/>
          <w:szCs w:val="24"/>
        </w:rPr>
      </w:pPr>
      <w:r w:rsidRPr="000C0810">
        <w:rPr>
          <w:sz w:val="24"/>
          <w:szCs w:val="24"/>
        </w:rPr>
        <w:t>Digital Economy and Society Index – DESI (European Commission)</w:t>
      </w:r>
    </w:p>
    <w:p w14:paraId="0DBDCAB9" w14:textId="77777777" w:rsidR="0099556C" w:rsidRPr="000C0810" w:rsidRDefault="0099556C" w:rsidP="000C0810">
      <w:pPr>
        <w:pStyle w:val="ListParagraph"/>
        <w:numPr>
          <w:ilvl w:val="0"/>
          <w:numId w:val="9"/>
        </w:numPr>
        <w:spacing w:line="360" w:lineRule="auto"/>
        <w:jc w:val="both"/>
        <w:rPr>
          <w:sz w:val="24"/>
          <w:szCs w:val="24"/>
        </w:rPr>
      </w:pPr>
      <w:r w:rsidRPr="000C0810">
        <w:rPr>
          <w:sz w:val="24"/>
          <w:szCs w:val="24"/>
        </w:rPr>
        <w:t>Digital Skills, Digital Infrastructure and Integration of Digital Technology (desi-data)</w:t>
      </w:r>
      <w:ins w:id="88" w:author="Microsoft Office User" w:date="2026-10-15T11:31:00Z">
        <w:r w:rsidR="00363077">
          <w:rPr>
            <w:sz w:val="24"/>
            <w:szCs w:val="24"/>
          </w:rPr>
          <w:t xml:space="preserve"> </w:t>
        </w:r>
      </w:ins>
      <w:r w:rsidR="00363077">
        <w:rPr>
          <w:sz w:val="24"/>
          <w:szCs w:val="24"/>
        </w:rPr>
        <w:fldChar w:fldCharType="begin"/>
      </w:r>
      <w:r w:rsidR="00363077">
        <w:rPr>
          <w:sz w:val="24"/>
          <w:szCs w:val="24"/>
        </w:rPr>
        <w:instrText xml:space="preserve"> ADDIN ZOTERO_ITEM CSL_CITATION {"citationID":"fs8SasGf","properties":{"unsorted":false,"formattedCitation":"({\\i{}Digital Decade DESI visualisation tool}, no date)","plainCitation":"(Digital Decade DESI visualisation tool, no date)","noteIndex":0},"citationItems":[{"id":21,"uris":["http://zotero.org/users/local/vU0rL5N7/items/87R6HAAD"],"itemData":{"id":21,"type":"webpage","abstract":"The Digital Decade DESI visualisation tool gives an overview of the progress towards the 2030 Digital Decade targets and on DESI indicators which for years have helped in tracking Europe’s Member States’ digital performance.","language":"en","title":"Digital Decade DESI visualisation tool","URL":"https://digital-decade-desi.digital-strategy.ec.europa.eu/datasets/desi/metadata","accessed":{"date-parts":[["2026",10,15]]}}}],"schema":"https://github.com/citation-style-language/schema/raw/master/csl-citation.json"} </w:instrText>
      </w:r>
      <w:r w:rsidR="00363077">
        <w:rPr>
          <w:sz w:val="24"/>
          <w:szCs w:val="24"/>
        </w:rPr>
        <w:fldChar w:fldCharType="separate"/>
      </w:r>
      <w:r w:rsidR="00363077" w:rsidRPr="00363077">
        <w:rPr>
          <w:rFonts w:eastAsiaTheme="minorHAnsi"/>
          <w:sz w:val="24"/>
          <w:szCs w:val="24"/>
          <w:lang w:val="en-GB" w:eastAsia="en-US"/>
          <w14:ligatures w14:val="standardContextual"/>
        </w:rPr>
        <w:t>(</w:t>
      </w:r>
      <w:r w:rsidR="00363077" w:rsidRPr="00363077">
        <w:rPr>
          <w:rFonts w:eastAsiaTheme="minorHAnsi"/>
          <w:i/>
          <w:iCs/>
          <w:sz w:val="24"/>
          <w:szCs w:val="24"/>
          <w:lang w:val="en-GB" w:eastAsia="en-US"/>
          <w14:ligatures w14:val="standardContextual"/>
        </w:rPr>
        <w:t>Digital Decade DESI visualisation tool</w:t>
      </w:r>
      <w:r w:rsidR="00363077" w:rsidRPr="00363077">
        <w:rPr>
          <w:rFonts w:eastAsiaTheme="minorHAnsi"/>
          <w:sz w:val="24"/>
          <w:szCs w:val="24"/>
          <w:lang w:val="en-GB" w:eastAsia="en-US"/>
          <w14:ligatures w14:val="standardContextual"/>
        </w:rPr>
        <w:t>, no date)</w:t>
      </w:r>
      <w:r w:rsidR="00363077">
        <w:rPr>
          <w:sz w:val="24"/>
          <w:szCs w:val="24"/>
        </w:rPr>
        <w:fldChar w:fldCharType="end"/>
      </w:r>
    </w:p>
    <w:p w14:paraId="4516CE88" w14:textId="77777777" w:rsidR="00370A0D" w:rsidRDefault="00370A0D" w:rsidP="00370A0D"/>
    <w:p w14:paraId="16FE2182" w14:textId="77777777" w:rsidR="00370A0D" w:rsidRDefault="00370A0D" w:rsidP="000C0810">
      <w:pPr>
        <w:pStyle w:val="Heading2"/>
        <w:spacing w:line="360" w:lineRule="auto"/>
        <w:jc w:val="both"/>
        <w:rPr>
          <w:ins w:id="89" w:author="Microsoft Office User" w:date="2026-10-15T11:21:00Z"/>
          <w:sz w:val="24"/>
          <w:szCs w:val="24"/>
        </w:rPr>
      </w:pPr>
      <w:bookmarkStart w:id="90" w:name="_Toc242954868"/>
    </w:p>
    <w:p w14:paraId="2E58337F" w14:textId="77777777" w:rsidR="006323D4" w:rsidRDefault="006323D4" w:rsidP="006323D4">
      <w:pPr>
        <w:rPr>
          <w:ins w:id="91" w:author="Microsoft Office User" w:date="2026-10-15T11:21:00Z"/>
        </w:rPr>
      </w:pPr>
    </w:p>
    <w:p w14:paraId="08BC5C9E" w14:textId="77777777" w:rsidR="006323D4" w:rsidRPr="006323D4" w:rsidRDefault="006323D4">
      <w:pPr>
        <w:rPr>
          <w:rPrChange w:id="92" w:author="Microsoft Office User" w:date="2026-10-15T11:21:00Z">
            <w:rPr>
              <w:sz w:val="24"/>
              <w:szCs w:val="24"/>
            </w:rPr>
          </w:rPrChange>
        </w:rPr>
        <w:pPrChange w:id="93" w:author="Microsoft Office User" w:date="2026-10-15T11:21:00Z">
          <w:pPr>
            <w:pStyle w:val="Heading2"/>
            <w:spacing w:line="360" w:lineRule="auto"/>
            <w:jc w:val="both"/>
          </w:pPr>
        </w:pPrChange>
      </w:pPr>
    </w:p>
    <w:p w14:paraId="3D39C5D5" w14:textId="77777777" w:rsidR="00370A0D" w:rsidRPr="00370A0D" w:rsidRDefault="00370A0D" w:rsidP="00370A0D"/>
    <w:p w14:paraId="6C674B33" w14:textId="77777777" w:rsidR="0099556C" w:rsidRPr="000C0810" w:rsidRDefault="0099556C" w:rsidP="000C0810">
      <w:pPr>
        <w:pStyle w:val="Heading2"/>
        <w:spacing w:line="360" w:lineRule="auto"/>
        <w:jc w:val="both"/>
        <w:rPr>
          <w:sz w:val="24"/>
          <w:szCs w:val="24"/>
        </w:rPr>
      </w:pPr>
      <w:r w:rsidRPr="000C0810">
        <w:rPr>
          <w:sz w:val="24"/>
          <w:szCs w:val="24"/>
        </w:rPr>
        <w:t>Approx. Amount of Data Required</w:t>
      </w:r>
      <w:bookmarkEnd w:id="90"/>
    </w:p>
    <w:p w14:paraId="51BCE707" w14:textId="77777777" w:rsidR="0099556C" w:rsidRPr="000C0810" w:rsidRDefault="0099556C" w:rsidP="000C0810">
      <w:pPr>
        <w:spacing w:line="360" w:lineRule="auto"/>
        <w:jc w:val="both"/>
        <w:rPr>
          <w:sz w:val="24"/>
          <w:szCs w:val="24"/>
        </w:rPr>
      </w:pPr>
    </w:p>
    <w:p w14:paraId="56F7C8FD" w14:textId="0E7638F8" w:rsidR="0099556C" w:rsidRPr="000C0810" w:rsidRDefault="0099556C" w:rsidP="000C0810">
      <w:pPr>
        <w:spacing w:line="360" w:lineRule="auto"/>
        <w:jc w:val="both"/>
        <w:rPr>
          <w:sz w:val="24"/>
          <w:szCs w:val="24"/>
        </w:rPr>
      </w:pPr>
      <w:r w:rsidRPr="000C0810">
        <w:rPr>
          <w:sz w:val="24"/>
          <w:szCs w:val="24"/>
        </w:rPr>
        <w:t>The geographical scope will co</w:t>
      </w:r>
      <w:r w:rsidR="003D5F0C">
        <w:rPr>
          <w:sz w:val="24"/>
          <w:szCs w:val="24"/>
        </w:rPr>
        <w:t>nsist</w:t>
      </w:r>
      <w:r w:rsidRPr="000C0810">
        <w:rPr>
          <w:sz w:val="24"/>
          <w:szCs w:val="24"/>
        </w:rPr>
        <w:t xml:space="preserve"> of 6 EU Member States, representing the contrast between digital and traditional bank</w:t>
      </w:r>
      <w:r w:rsidR="003D5F0C">
        <w:rPr>
          <w:sz w:val="24"/>
          <w:szCs w:val="24"/>
        </w:rPr>
        <w:t>s</w:t>
      </w:r>
      <w:r w:rsidRPr="000C0810">
        <w:rPr>
          <w:sz w:val="24"/>
          <w:szCs w:val="24"/>
        </w:rPr>
        <w:t xml:space="preserve">. Using data from </w:t>
      </w:r>
      <w:ins w:id="94" w:author="Microsoft Office User" w:date="2026-10-20T09:22:00Z">
        <w:r w:rsidR="009427BD">
          <w:rPr>
            <w:sz w:val="24"/>
            <w:szCs w:val="24"/>
          </w:rPr>
          <w:t xml:space="preserve">the </w:t>
        </w:r>
      </w:ins>
      <w:r w:rsidRPr="000C0810">
        <w:rPr>
          <w:sz w:val="24"/>
          <w:szCs w:val="24"/>
        </w:rPr>
        <w:t>ECB</w:t>
      </w:r>
      <w:r w:rsidR="004E1B7A" w:rsidRPr="000C0810">
        <w:rPr>
          <w:sz w:val="24"/>
          <w:szCs w:val="24"/>
        </w:rPr>
        <w:t>, Eurostats and DESI to link the relati</w:t>
      </w:r>
      <w:r w:rsidR="003D5F0C">
        <w:rPr>
          <w:sz w:val="24"/>
          <w:szCs w:val="24"/>
        </w:rPr>
        <w:t>onship</w:t>
      </w:r>
      <w:r w:rsidR="004E1B7A" w:rsidRPr="000C0810">
        <w:rPr>
          <w:sz w:val="24"/>
          <w:szCs w:val="24"/>
        </w:rPr>
        <w:t xml:space="preserve"> between </w:t>
      </w:r>
      <w:r w:rsidR="003D5F0C">
        <w:rPr>
          <w:sz w:val="24"/>
          <w:szCs w:val="24"/>
        </w:rPr>
        <w:t xml:space="preserve">the </w:t>
      </w:r>
      <w:r w:rsidR="004E1B7A" w:rsidRPr="000C0810">
        <w:rPr>
          <w:sz w:val="24"/>
          <w:szCs w:val="24"/>
        </w:rPr>
        <w:t>central bank, fintech and adaptation in credit.</w:t>
      </w:r>
    </w:p>
    <w:p w14:paraId="7AE67CC1" w14:textId="77777777" w:rsidR="004E1B7A" w:rsidRPr="000C0810" w:rsidRDefault="004E1B7A" w:rsidP="000C0810">
      <w:pPr>
        <w:spacing w:line="360" w:lineRule="auto"/>
        <w:jc w:val="both"/>
        <w:rPr>
          <w:sz w:val="24"/>
          <w:szCs w:val="24"/>
        </w:rPr>
      </w:pPr>
    </w:p>
    <w:p w14:paraId="774CF910" w14:textId="7B2FA37E" w:rsidR="004E1B7A" w:rsidRPr="000C0810" w:rsidRDefault="000E06A5" w:rsidP="000C0810">
      <w:pPr>
        <w:spacing w:line="360" w:lineRule="auto"/>
        <w:jc w:val="both"/>
        <w:rPr>
          <w:sz w:val="24"/>
          <w:szCs w:val="24"/>
        </w:rPr>
      </w:pPr>
      <w:r>
        <w:rPr>
          <w:sz w:val="24"/>
          <w:szCs w:val="24"/>
        </w:rPr>
        <w:t>According to</w:t>
      </w:r>
      <w:r w:rsidR="0098627C">
        <w:rPr>
          <w:sz w:val="24"/>
          <w:szCs w:val="24"/>
        </w:rPr>
        <w:fldChar w:fldCharType="begin"/>
      </w:r>
      <w:r w:rsidR="0098627C">
        <w:rPr>
          <w:sz w:val="24"/>
          <w:szCs w:val="24"/>
        </w:rPr>
        <w:instrText xml:space="preserve"> ADDIN ZOTERO_ITEM CSL_CITATION {"citationID":"wr8dH72K","properties":{"formattedCitation":"({\\i{}Keeping cash across Europe: Which countries use the most?}, 07:00:25 +02:00)","plainCitation":"(Keeping cash across Europe: Which countries use the most?, 07:00:25 +02:00)","noteIndex":0},"citationItems":[{"id":1,"uris":["http://zotero.org/users/local/vU0rL5N7/items/2JNJA4EY"],"itemData":{"id":1,"type":"webpage","abstract":"While cash use is declining across Europe, more than half of all payments are still made with banknotes. Its usage share is, however, much lower in terms of value.","container-title":"euronews","language":"en","note":"section: business_economy","title":"Keeping cash across Europe: Which countries use the most?","title-short":"Keeping cash across Europe","URL":"https://www.euronews.com/2025/10/05/keeping-cash-across-europe-which-countries-use-the-most","accessed":{"date-parts":[["2026",10,15]]},"issued":{"literal":"07:00:25 +02:00"}}}],"schema":"https://github.com/citation-style-language/schema/raw/master/csl-citation.json"} </w:instrText>
      </w:r>
      <w:r w:rsidR="0098627C">
        <w:rPr>
          <w:sz w:val="24"/>
          <w:szCs w:val="24"/>
        </w:rPr>
        <w:fldChar w:fldCharType="separate"/>
      </w:r>
      <w:r w:rsidR="0098627C" w:rsidRPr="0098627C">
        <w:rPr>
          <w:rFonts w:eastAsiaTheme="minorHAnsi"/>
          <w:sz w:val="24"/>
          <w:szCs w:val="24"/>
          <w:lang w:val="en-GB" w:eastAsia="en-US"/>
          <w14:ligatures w14:val="standardContextual"/>
        </w:rPr>
        <w:t>(</w:t>
      </w:r>
      <w:r w:rsidR="0098627C" w:rsidRPr="0098627C">
        <w:rPr>
          <w:rFonts w:eastAsiaTheme="minorHAnsi"/>
          <w:i/>
          <w:iCs/>
          <w:sz w:val="24"/>
          <w:szCs w:val="24"/>
          <w:lang w:val="en-GB" w:eastAsia="en-US"/>
          <w14:ligatures w14:val="standardContextual"/>
        </w:rPr>
        <w:t>Keeping cash across Europe: Which countries use the most?</w:t>
      </w:r>
      <w:r w:rsidR="0098627C" w:rsidRPr="0098627C">
        <w:rPr>
          <w:rFonts w:eastAsiaTheme="minorHAnsi"/>
          <w:sz w:val="24"/>
          <w:szCs w:val="24"/>
          <w:lang w:val="en-GB" w:eastAsia="en-US"/>
          <w14:ligatures w14:val="standardContextual"/>
        </w:rPr>
        <w:t>, 07:00:25 +02:00)</w:t>
      </w:r>
      <w:r w:rsidR="0098627C">
        <w:rPr>
          <w:sz w:val="24"/>
          <w:szCs w:val="24"/>
        </w:rPr>
        <w:fldChar w:fldCharType="end"/>
      </w:r>
      <w:r>
        <w:rPr>
          <w:sz w:val="24"/>
          <w:szCs w:val="24"/>
        </w:rPr>
        <w:t xml:space="preserve"> t</w:t>
      </w:r>
      <w:r w:rsidR="004E1B7A" w:rsidRPr="000C0810">
        <w:rPr>
          <w:sz w:val="24"/>
          <w:szCs w:val="24"/>
        </w:rPr>
        <w:t>he countries that are us</w:t>
      </w:r>
      <w:r w:rsidR="00370A0D">
        <w:rPr>
          <w:sz w:val="24"/>
          <w:szCs w:val="24"/>
        </w:rPr>
        <w:t>ed</w:t>
      </w:r>
      <w:r w:rsidR="004E1B7A" w:rsidRPr="000C0810">
        <w:rPr>
          <w:sz w:val="24"/>
          <w:szCs w:val="24"/>
        </w:rPr>
        <w:t xml:space="preserve"> in this project would be Spain, Italy and Slovenia as example</w:t>
      </w:r>
      <w:r w:rsidR="003D5F0C">
        <w:rPr>
          <w:sz w:val="24"/>
          <w:szCs w:val="24"/>
        </w:rPr>
        <w:t>s</w:t>
      </w:r>
      <w:r w:rsidR="004E1B7A" w:rsidRPr="000C0810">
        <w:rPr>
          <w:sz w:val="24"/>
          <w:szCs w:val="24"/>
        </w:rPr>
        <w:t xml:space="preserve"> of traditional bank</w:t>
      </w:r>
      <w:r w:rsidR="003D5F0C">
        <w:rPr>
          <w:sz w:val="24"/>
          <w:szCs w:val="24"/>
        </w:rPr>
        <w:t>s</w:t>
      </w:r>
      <w:r w:rsidR="004E1B7A" w:rsidRPr="000C0810">
        <w:rPr>
          <w:sz w:val="24"/>
          <w:szCs w:val="24"/>
        </w:rPr>
        <w:t>. Meanwhile</w:t>
      </w:r>
      <w:r w:rsidR="003D5F0C">
        <w:rPr>
          <w:sz w:val="24"/>
          <w:szCs w:val="24"/>
        </w:rPr>
        <w:t>,</w:t>
      </w:r>
      <w:r w:rsidR="004E1B7A" w:rsidRPr="000C0810">
        <w:rPr>
          <w:sz w:val="24"/>
          <w:szCs w:val="24"/>
        </w:rPr>
        <w:t xml:space="preserve"> the countries focus</w:t>
      </w:r>
      <w:ins w:id="95" w:author="Microsoft Office User" w:date="2026-10-20T09:22:00Z">
        <w:r w:rsidR="009427BD">
          <w:rPr>
            <w:sz w:val="24"/>
            <w:szCs w:val="24"/>
          </w:rPr>
          <w:t>ed</w:t>
        </w:r>
      </w:ins>
      <w:r w:rsidR="004E1B7A" w:rsidRPr="000C0810">
        <w:rPr>
          <w:sz w:val="24"/>
          <w:szCs w:val="24"/>
        </w:rPr>
        <w:t xml:space="preserve"> </w:t>
      </w:r>
      <w:del w:id="96" w:author="Microsoft Office User" w:date="2026-10-20T09:22:00Z">
        <w:r w:rsidR="004E1B7A" w:rsidRPr="000C0810" w:rsidDel="009427BD">
          <w:rPr>
            <w:sz w:val="24"/>
            <w:szCs w:val="24"/>
          </w:rPr>
          <w:delText xml:space="preserve">in </w:delText>
        </w:r>
      </w:del>
      <w:ins w:id="97" w:author="Microsoft Office User" w:date="2026-10-20T09:22:00Z">
        <w:r w:rsidR="009427BD">
          <w:rPr>
            <w:sz w:val="24"/>
            <w:szCs w:val="24"/>
          </w:rPr>
          <w:t>o</w:t>
        </w:r>
        <w:r w:rsidR="009427BD" w:rsidRPr="000C0810">
          <w:rPr>
            <w:sz w:val="24"/>
            <w:szCs w:val="24"/>
          </w:rPr>
          <w:t xml:space="preserve">n </w:t>
        </w:r>
      </w:ins>
      <w:r w:rsidR="004E1B7A" w:rsidRPr="000C0810">
        <w:rPr>
          <w:sz w:val="24"/>
          <w:szCs w:val="24"/>
        </w:rPr>
        <w:t xml:space="preserve">Fintech would be Ireland, </w:t>
      </w:r>
      <w:r w:rsidR="003D5F0C">
        <w:rPr>
          <w:sz w:val="24"/>
          <w:szCs w:val="24"/>
        </w:rPr>
        <w:t xml:space="preserve">the </w:t>
      </w:r>
      <w:r w:rsidR="004E1B7A" w:rsidRPr="000C0810">
        <w:rPr>
          <w:sz w:val="24"/>
          <w:szCs w:val="24"/>
        </w:rPr>
        <w:t>Netherlands and Germany.</w:t>
      </w:r>
    </w:p>
    <w:p w14:paraId="5EFBCBE1" w14:textId="77777777" w:rsidR="004E1B7A" w:rsidRPr="000C0810" w:rsidRDefault="004E1B7A" w:rsidP="000C0810">
      <w:pPr>
        <w:spacing w:line="360" w:lineRule="auto"/>
        <w:jc w:val="both"/>
        <w:rPr>
          <w:sz w:val="24"/>
          <w:szCs w:val="24"/>
        </w:rPr>
      </w:pPr>
    </w:p>
    <w:p w14:paraId="7CC95452" w14:textId="77777777" w:rsidR="004E1B7A" w:rsidRPr="000C0810" w:rsidRDefault="004E1B7A" w:rsidP="000C0810">
      <w:pPr>
        <w:spacing w:line="360" w:lineRule="auto"/>
        <w:jc w:val="both"/>
        <w:rPr>
          <w:sz w:val="24"/>
          <w:szCs w:val="24"/>
        </w:rPr>
      </w:pPr>
      <w:r w:rsidRPr="000C0810">
        <w:rPr>
          <w:sz w:val="24"/>
          <w:szCs w:val="24"/>
        </w:rPr>
        <w:t>The estimation of the data us</w:t>
      </w:r>
      <w:r w:rsidR="003D5F0C">
        <w:rPr>
          <w:sz w:val="24"/>
          <w:szCs w:val="24"/>
        </w:rPr>
        <w:t>ed</w:t>
      </w:r>
      <w:r w:rsidRPr="000C0810">
        <w:rPr>
          <w:sz w:val="24"/>
          <w:szCs w:val="24"/>
        </w:rPr>
        <w:t xml:space="preserve"> for the project (ECB, Eurostats and DESI Index) are open data </w:t>
      </w:r>
      <w:r w:rsidR="003D5F0C">
        <w:rPr>
          <w:sz w:val="24"/>
          <w:szCs w:val="24"/>
        </w:rPr>
        <w:t>from the</w:t>
      </w:r>
      <w:r w:rsidRPr="000C0810">
        <w:rPr>
          <w:sz w:val="24"/>
          <w:szCs w:val="24"/>
        </w:rPr>
        <w:t xml:space="preserve"> European Union.</w:t>
      </w:r>
    </w:p>
    <w:p w14:paraId="52B4C8F8" w14:textId="77777777" w:rsidR="004E1B7A" w:rsidRPr="000C0810" w:rsidRDefault="004E1B7A" w:rsidP="000C0810">
      <w:pPr>
        <w:spacing w:line="360" w:lineRule="auto"/>
        <w:jc w:val="both"/>
        <w:rPr>
          <w:sz w:val="24"/>
          <w:szCs w:val="24"/>
        </w:rPr>
      </w:pPr>
    </w:p>
    <w:p w14:paraId="7C8EC39B" w14:textId="77777777" w:rsidR="004E1B7A" w:rsidRPr="000C0810" w:rsidRDefault="004E1B7A" w:rsidP="000C0810">
      <w:pPr>
        <w:pStyle w:val="Heading1"/>
        <w:spacing w:line="360" w:lineRule="auto"/>
        <w:jc w:val="both"/>
        <w:rPr>
          <w:sz w:val="24"/>
          <w:szCs w:val="24"/>
        </w:rPr>
      </w:pPr>
      <w:bookmarkStart w:id="98" w:name="_Toc242954869"/>
      <w:r w:rsidRPr="000C0810">
        <w:rPr>
          <w:sz w:val="24"/>
          <w:szCs w:val="24"/>
        </w:rPr>
        <w:t>Expected Deliverables</w:t>
      </w:r>
      <w:bookmarkEnd w:id="98"/>
    </w:p>
    <w:p w14:paraId="0BF318A2" w14:textId="77777777" w:rsidR="004E1B7A" w:rsidRPr="000C0810" w:rsidRDefault="004E1B7A" w:rsidP="000C0810">
      <w:pPr>
        <w:spacing w:line="360" w:lineRule="auto"/>
        <w:jc w:val="both"/>
        <w:rPr>
          <w:sz w:val="24"/>
          <w:szCs w:val="24"/>
        </w:rPr>
      </w:pPr>
    </w:p>
    <w:p w14:paraId="0804B421" w14:textId="77777777" w:rsidR="004E1B7A" w:rsidRPr="000C0810" w:rsidRDefault="004E1B7A" w:rsidP="000C0810">
      <w:pPr>
        <w:pStyle w:val="ListParagraph"/>
        <w:numPr>
          <w:ilvl w:val="0"/>
          <w:numId w:val="9"/>
        </w:numPr>
        <w:spacing w:line="360" w:lineRule="auto"/>
        <w:jc w:val="both"/>
        <w:rPr>
          <w:sz w:val="24"/>
          <w:szCs w:val="24"/>
        </w:rPr>
      </w:pPr>
      <w:r w:rsidRPr="000C0810">
        <w:rPr>
          <w:sz w:val="24"/>
          <w:szCs w:val="24"/>
        </w:rPr>
        <w:t xml:space="preserve">Data Source: Clean, merge and process the data from Eurostats, ECB and DESI </w:t>
      </w:r>
      <w:r w:rsidR="003D5F0C">
        <w:rPr>
          <w:sz w:val="24"/>
          <w:szCs w:val="24"/>
        </w:rPr>
        <w:t>I</w:t>
      </w:r>
      <w:r w:rsidR="003D5F0C" w:rsidRPr="000C0810">
        <w:rPr>
          <w:sz w:val="24"/>
          <w:szCs w:val="24"/>
        </w:rPr>
        <w:t>ndex</w:t>
      </w:r>
      <w:r w:rsidRPr="000C0810">
        <w:rPr>
          <w:sz w:val="24"/>
          <w:szCs w:val="24"/>
        </w:rPr>
        <w:t>.</w:t>
      </w:r>
    </w:p>
    <w:p w14:paraId="377F0F16" w14:textId="77777777" w:rsidR="004E1B7A" w:rsidRPr="000C0810" w:rsidRDefault="004E1B7A" w:rsidP="000C0810">
      <w:pPr>
        <w:pStyle w:val="ListParagraph"/>
        <w:numPr>
          <w:ilvl w:val="0"/>
          <w:numId w:val="9"/>
        </w:numPr>
        <w:spacing w:line="360" w:lineRule="auto"/>
        <w:jc w:val="both"/>
        <w:rPr>
          <w:sz w:val="24"/>
          <w:szCs w:val="24"/>
        </w:rPr>
      </w:pPr>
      <w:r w:rsidRPr="000C0810">
        <w:rPr>
          <w:sz w:val="24"/>
          <w:szCs w:val="24"/>
        </w:rPr>
        <w:t xml:space="preserve">EDA Report: Statistical </w:t>
      </w:r>
      <w:r w:rsidR="003D5F0C" w:rsidRPr="000C0810">
        <w:rPr>
          <w:sz w:val="24"/>
          <w:szCs w:val="24"/>
        </w:rPr>
        <w:t>visuali</w:t>
      </w:r>
      <w:r w:rsidR="003D5F0C">
        <w:rPr>
          <w:sz w:val="24"/>
          <w:szCs w:val="24"/>
        </w:rPr>
        <w:t>s</w:t>
      </w:r>
      <w:r w:rsidR="003D5F0C" w:rsidRPr="000C0810">
        <w:rPr>
          <w:sz w:val="24"/>
          <w:szCs w:val="24"/>
        </w:rPr>
        <w:t xml:space="preserve">ations </w:t>
      </w:r>
      <w:r w:rsidRPr="000C0810">
        <w:rPr>
          <w:sz w:val="24"/>
          <w:szCs w:val="24"/>
        </w:rPr>
        <w:t xml:space="preserve">of the insights about the </w:t>
      </w:r>
      <w:r w:rsidR="003D5F0C" w:rsidRPr="000C0810">
        <w:rPr>
          <w:sz w:val="24"/>
          <w:szCs w:val="24"/>
        </w:rPr>
        <w:t>c</w:t>
      </w:r>
      <w:r w:rsidR="003D5F0C">
        <w:rPr>
          <w:sz w:val="24"/>
          <w:szCs w:val="24"/>
        </w:rPr>
        <w:t>usto</w:t>
      </w:r>
      <w:r w:rsidR="003D5F0C" w:rsidRPr="000C0810">
        <w:rPr>
          <w:sz w:val="24"/>
          <w:szCs w:val="24"/>
        </w:rPr>
        <w:t xml:space="preserve">mer </w:t>
      </w:r>
      <w:r w:rsidRPr="000C0810">
        <w:rPr>
          <w:sz w:val="24"/>
          <w:szCs w:val="24"/>
        </w:rPr>
        <w:t>channel migration between Fintech (CAC) and traditional bank</w:t>
      </w:r>
      <w:r w:rsidR="003D5F0C">
        <w:rPr>
          <w:sz w:val="24"/>
          <w:szCs w:val="24"/>
        </w:rPr>
        <w:t>s</w:t>
      </w:r>
      <w:r w:rsidRPr="000C0810">
        <w:rPr>
          <w:sz w:val="24"/>
          <w:szCs w:val="24"/>
        </w:rPr>
        <w:t>.</w:t>
      </w:r>
    </w:p>
    <w:p w14:paraId="20728235" w14:textId="77777777" w:rsidR="004E1B7A" w:rsidRPr="000C0810" w:rsidRDefault="004E1B7A" w:rsidP="000C0810">
      <w:pPr>
        <w:spacing w:line="360" w:lineRule="auto"/>
        <w:jc w:val="both"/>
        <w:rPr>
          <w:sz w:val="24"/>
          <w:szCs w:val="24"/>
        </w:rPr>
      </w:pPr>
    </w:p>
    <w:p w14:paraId="63F9DC1B" w14:textId="77777777" w:rsidR="00370A0D" w:rsidRDefault="00370A0D" w:rsidP="000C0810">
      <w:pPr>
        <w:pStyle w:val="Heading1"/>
        <w:spacing w:line="360" w:lineRule="auto"/>
        <w:jc w:val="both"/>
        <w:rPr>
          <w:ins w:id="99" w:author="Microsoft Office User" w:date="2026-10-15T11:10:00Z"/>
          <w:sz w:val="24"/>
          <w:szCs w:val="24"/>
        </w:rPr>
      </w:pPr>
      <w:bookmarkStart w:id="100" w:name="_Toc242954870"/>
    </w:p>
    <w:p w14:paraId="037DE223" w14:textId="77777777" w:rsidR="00370A0D" w:rsidRDefault="00370A0D" w:rsidP="00370A0D">
      <w:pPr>
        <w:rPr>
          <w:ins w:id="101" w:author="Microsoft Office User" w:date="2026-10-15T11:10:00Z"/>
        </w:rPr>
      </w:pPr>
    </w:p>
    <w:p w14:paraId="0F590287" w14:textId="77777777" w:rsidR="00370A0D" w:rsidRDefault="00370A0D" w:rsidP="00370A0D">
      <w:pPr>
        <w:rPr>
          <w:ins w:id="102" w:author="Microsoft Office User" w:date="2026-10-15T11:10:00Z"/>
        </w:rPr>
      </w:pPr>
    </w:p>
    <w:p w14:paraId="64C2B627" w14:textId="77777777" w:rsidR="00370A0D" w:rsidRDefault="00370A0D" w:rsidP="00370A0D">
      <w:pPr>
        <w:rPr>
          <w:ins w:id="103" w:author="Microsoft Office User" w:date="2026-10-15T11:10:00Z"/>
        </w:rPr>
      </w:pPr>
    </w:p>
    <w:p w14:paraId="1CD2F074" w14:textId="77777777" w:rsidR="00370A0D" w:rsidRDefault="00370A0D" w:rsidP="00370A0D">
      <w:pPr>
        <w:rPr>
          <w:ins w:id="104" w:author="Microsoft Office User" w:date="2026-10-15T11:10:00Z"/>
        </w:rPr>
      </w:pPr>
    </w:p>
    <w:p w14:paraId="635F5666" w14:textId="77777777" w:rsidR="00370A0D" w:rsidRDefault="00370A0D" w:rsidP="00370A0D">
      <w:pPr>
        <w:rPr>
          <w:ins w:id="105" w:author="Microsoft Office User" w:date="2026-10-15T11:10:00Z"/>
        </w:rPr>
      </w:pPr>
    </w:p>
    <w:p w14:paraId="5B82731A" w14:textId="77777777" w:rsidR="00370A0D" w:rsidRDefault="00370A0D" w:rsidP="00370A0D">
      <w:pPr>
        <w:rPr>
          <w:ins w:id="106" w:author="Microsoft Office User" w:date="2026-10-15T11:10:00Z"/>
        </w:rPr>
      </w:pPr>
    </w:p>
    <w:p w14:paraId="36868370" w14:textId="77777777" w:rsidR="00370A0D" w:rsidRDefault="00370A0D" w:rsidP="00370A0D">
      <w:pPr>
        <w:rPr>
          <w:ins w:id="107" w:author="Microsoft Office User" w:date="2026-10-15T11:10:00Z"/>
        </w:rPr>
      </w:pPr>
    </w:p>
    <w:p w14:paraId="616D351B" w14:textId="77777777" w:rsidR="00370A0D" w:rsidRDefault="00370A0D" w:rsidP="00370A0D">
      <w:pPr>
        <w:rPr>
          <w:ins w:id="108" w:author="Microsoft Office User" w:date="2026-10-15T11:10:00Z"/>
        </w:rPr>
      </w:pPr>
    </w:p>
    <w:p w14:paraId="359B2959" w14:textId="77777777" w:rsidR="00370A0D" w:rsidRDefault="00370A0D" w:rsidP="00370A0D">
      <w:pPr>
        <w:rPr>
          <w:ins w:id="109" w:author="Microsoft Office User" w:date="2026-10-15T11:10:00Z"/>
        </w:rPr>
      </w:pPr>
    </w:p>
    <w:p w14:paraId="1C8DFB53" w14:textId="77777777" w:rsidR="00370A0D" w:rsidRDefault="00370A0D" w:rsidP="00370A0D">
      <w:pPr>
        <w:rPr>
          <w:ins w:id="110" w:author="Microsoft Office User" w:date="2026-10-15T11:10:00Z"/>
        </w:rPr>
      </w:pPr>
    </w:p>
    <w:p w14:paraId="0DEF5747" w14:textId="77777777" w:rsidR="00370A0D" w:rsidRDefault="00370A0D" w:rsidP="00370A0D">
      <w:pPr>
        <w:rPr>
          <w:ins w:id="111" w:author="Microsoft Office User" w:date="2026-10-15T11:10:00Z"/>
        </w:rPr>
      </w:pPr>
    </w:p>
    <w:p w14:paraId="31F3F425" w14:textId="77777777" w:rsidR="00370A0D" w:rsidRDefault="00370A0D" w:rsidP="00370A0D">
      <w:pPr>
        <w:rPr>
          <w:ins w:id="112" w:author="Microsoft Office User" w:date="2026-10-15T11:21:00Z"/>
        </w:rPr>
      </w:pPr>
    </w:p>
    <w:p w14:paraId="76E9EF81" w14:textId="77777777" w:rsidR="006323D4" w:rsidRDefault="006323D4" w:rsidP="00370A0D">
      <w:pPr>
        <w:rPr>
          <w:ins w:id="113" w:author="Microsoft Office User" w:date="2026-10-15T11:21:00Z"/>
        </w:rPr>
      </w:pPr>
    </w:p>
    <w:p w14:paraId="07960D52" w14:textId="77777777" w:rsidR="006323D4" w:rsidRDefault="006323D4" w:rsidP="00370A0D">
      <w:pPr>
        <w:rPr>
          <w:ins w:id="114" w:author="Microsoft Office User" w:date="2026-10-15T11:21:00Z"/>
        </w:rPr>
      </w:pPr>
    </w:p>
    <w:p w14:paraId="2289B42B" w14:textId="77777777" w:rsidR="006323D4" w:rsidRDefault="006323D4" w:rsidP="00370A0D">
      <w:pPr>
        <w:rPr>
          <w:ins w:id="115" w:author="Microsoft Office User" w:date="2026-10-15T11:21:00Z"/>
        </w:rPr>
      </w:pPr>
    </w:p>
    <w:p w14:paraId="17D1A400" w14:textId="77777777" w:rsidR="006323D4" w:rsidRDefault="006323D4" w:rsidP="00370A0D">
      <w:pPr>
        <w:rPr>
          <w:ins w:id="116" w:author="Microsoft Office User" w:date="2026-10-15T11:10:00Z"/>
        </w:rPr>
      </w:pPr>
    </w:p>
    <w:p w14:paraId="608D4753" w14:textId="77777777" w:rsidR="00370A0D" w:rsidRPr="00370A0D" w:rsidRDefault="00370A0D">
      <w:pPr>
        <w:rPr>
          <w:ins w:id="117" w:author="Microsoft Office User" w:date="2026-10-15T11:10:00Z"/>
          <w:rPrChange w:id="118" w:author="Microsoft Office User" w:date="2026-10-15T11:10:00Z">
            <w:rPr>
              <w:ins w:id="119" w:author="Microsoft Office User" w:date="2026-10-15T11:10:00Z"/>
              <w:sz w:val="24"/>
              <w:szCs w:val="24"/>
            </w:rPr>
          </w:rPrChange>
        </w:rPr>
        <w:pPrChange w:id="120" w:author="Microsoft Office User" w:date="2026-10-15T11:10:00Z">
          <w:pPr>
            <w:pStyle w:val="Heading1"/>
            <w:spacing w:line="360" w:lineRule="auto"/>
            <w:jc w:val="both"/>
          </w:pPr>
        </w:pPrChange>
      </w:pPr>
    </w:p>
    <w:p w14:paraId="26F62541" w14:textId="77777777" w:rsidR="004E1B7A" w:rsidRPr="000C0810" w:rsidRDefault="004E1B7A" w:rsidP="000C0810">
      <w:pPr>
        <w:pStyle w:val="Heading1"/>
        <w:spacing w:line="360" w:lineRule="auto"/>
        <w:jc w:val="both"/>
        <w:rPr>
          <w:sz w:val="24"/>
          <w:szCs w:val="24"/>
        </w:rPr>
      </w:pPr>
      <w:r w:rsidRPr="000C0810">
        <w:rPr>
          <w:sz w:val="24"/>
          <w:szCs w:val="24"/>
        </w:rPr>
        <w:t>Project Timeline</w:t>
      </w:r>
      <w:bookmarkEnd w:id="100"/>
    </w:p>
    <w:p w14:paraId="4BFFE9E2" w14:textId="77777777" w:rsidR="004E1B7A" w:rsidRPr="000C0810" w:rsidRDefault="004E1B7A" w:rsidP="000C0810">
      <w:pPr>
        <w:spacing w:line="360" w:lineRule="auto"/>
        <w:jc w:val="both"/>
        <w:rPr>
          <w:sz w:val="24"/>
          <w:szCs w:val="24"/>
        </w:rPr>
      </w:pPr>
    </w:p>
    <w:p w14:paraId="33BC5094" w14:textId="77777777" w:rsidR="004E1B7A" w:rsidRPr="000C0810" w:rsidRDefault="004E1B7A" w:rsidP="000C0810">
      <w:pPr>
        <w:spacing w:line="360" w:lineRule="auto"/>
        <w:jc w:val="both"/>
        <w:rPr>
          <w:sz w:val="24"/>
          <w:szCs w:val="24"/>
        </w:rPr>
      </w:pPr>
      <w:r w:rsidRPr="000C0810">
        <w:rPr>
          <w:noProof/>
          <w:sz w:val="24"/>
          <w:szCs w:val="24"/>
          <w14:ligatures w14:val="standardContextual"/>
        </w:rPr>
        <w:drawing>
          <wp:inline distT="0" distB="0" distL="0" distR="0" wp14:anchorId="57F8B515" wp14:editId="7B47D3CC">
            <wp:extent cx="6008586" cy="2686755"/>
            <wp:effectExtent l="0" t="0" r="0" b="5715"/>
            <wp:docPr id="163321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3757" name="Picture 16332137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9983" cy="2705266"/>
                    </a:xfrm>
                    <a:prstGeom prst="rect">
                      <a:avLst/>
                    </a:prstGeom>
                  </pic:spPr>
                </pic:pic>
              </a:graphicData>
            </a:graphic>
          </wp:inline>
        </w:drawing>
      </w:r>
    </w:p>
    <w:p w14:paraId="5A6C108F" w14:textId="77777777" w:rsidR="004E1B7A" w:rsidRPr="000C0810" w:rsidDel="00370A0D" w:rsidRDefault="004E1B7A" w:rsidP="000C0810">
      <w:pPr>
        <w:spacing w:line="360" w:lineRule="auto"/>
        <w:jc w:val="both"/>
        <w:rPr>
          <w:del w:id="121" w:author="Microsoft Office User" w:date="2026-10-15T11:10:00Z"/>
          <w:sz w:val="24"/>
          <w:szCs w:val="24"/>
        </w:rPr>
      </w:pPr>
    </w:p>
    <w:p w14:paraId="7EC43322" w14:textId="77777777" w:rsidR="004E1B7A" w:rsidRPr="000C0810" w:rsidRDefault="004E1B7A" w:rsidP="000C0810">
      <w:pPr>
        <w:spacing w:line="360" w:lineRule="auto"/>
        <w:jc w:val="both"/>
        <w:rPr>
          <w:sz w:val="24"/>
          <w:szCs w:val="24"/>
        </w:rPr>
      </w:pPr>
      <w:r w:rsidRPr="000C0810">
        <w:rPr>
          <w:sz w:val="24"/>
          <w:szCs w:val="24"/>
        </w:rPr>
        <w:t>The Gantt schedule was created using Figma</w:t>
      </w:r>
    </w:p>
    <w:p w14:paraId="47EAA2DA" w14:textId="77777777" w:rsidR="004E1B7A" w:rsidRPr="000C0810" w:rsidRDefault="004E1B7A" w:rsidP="000C0810">
      <w:pPr>
        <w:spacing w:line="360" w:lineRule="auto"/>
        <w:jc w:val="both"/>
        <w:rPr>
          <w:sz w:val="24"/>
          <w:szCs w:val="24"/>
        </w:rPr>
      </w:pPr>
    </w:p>
    <w:p w14:paraId="0F7656A5" w14:textId="77777777" w:rsidR="004E1B7A" w:rsidRPr="000C0810" w:rsidRDefault="004E1B7A" w:rsidP="000C0810">
      <w:pPr>
        <w:pStyle w:val="Heading1"/>
        <w:spacing w:line="360" w:lineRule="auto"/>
        <w:jc w:val="both"/>
        <w:rPr>
          <w:sz w:val="24"/>
          <w:szCs w:val="24"/>
        </w:rPr>
      </w:pPr>
      <w:bookmarkStart w:id="122" w:name="_Toc242954871"/>
      <w:r w:rsidRPr="000C0810">
        <w:rPr>
          <w:sz w:val="24"/>
          <w:szCs w:val="24"/>
        </w:rPr>
        <w:t>Ethical and Legal Considerations</w:t>
      </w:r>
      <w:bookmarkEnd w:id="122"/>
    </w:p>
    <w:p w14:paraId="49E6BC6D" w14:textId="77777777" w:rsidR="004E1B7A" w:rsidRPr="000C0810" w:rsidRDefault="004E1B7A" w:rsidP="000C0810">
      <w:pPr>
        <w:spacing w:line="360" w:lineRule="auto"/>
        <w:jc w:val="both"/>
        <w:rPr>
          <w:sz w:val="24"/>
          <w:szCs w:val="24"/>
        </w:rPr>
      </w:pPr>
    </w:p>
    <w:p w14:paraId="33D77C30" w14:textId="1927BDAA" w:rsidR="004E1B7A" w:rsidRPr="000C0810" w:rsidRDefault="004E1B7A" w:rsidP="000C0810">
      <w:pPr>
        <w:pStyle w:val="ListParagraph"/>
        <w:numPr>
          <w:ilvl w:val="0"/>
          <w:numId w:val="11"/>
        </w:numPr>
        <w:spacing w:line="360" w:lineRule="auto"/>
        <w:jc w:val="both"/>
        <w:rPr>
          <w:sz w:val="24"/>
          <w:szCs w:val="24"/>
        </w:rPr>
      </w:pPr>
      <w:r w:rsidRPr="000C0810">
        <w:rPr>
          <w:sz w:val="24"/>
          <w:szCs w:val="24"/>
        </w:rPr>
        <w:t xml:space="preserve">Data Protection: The project </w:t>
      </w:r>
      <w:r w:rsidR="003D5F0C">
        <w:rPr>
          <w:sz w:val="24"/>
          <w:szCs w:val="24"/>
        </w:rPr>
        <w:t>uses</w:t>
      </w:r>
      <w:r w:rsidRPr="000C0810">
        <w:rPr>
          <w:sz w:val="24"/>
          <w:szCs w:val="24"/>
        </w:rPr>
        <w:t xml:space="preserve"> public data from Eurostats, </w:t>
      </w:r>
      <w:ins w:id="123" w:author="Microsoft Office User" w:date="2026-10-20T09:23:00Z">
        <w:r w:rsidR="009427BD">
          <w:rPr>
            <w:sz w:val="24"/>
            <w:szCs w:val="24"/>
          </w:rPr>
          <w:t xml:space="preserve">the </w:t>
        </w:r>
      </w:ins>
      <w:r w:rsidRPr="000C0810">
        <w:rPr>
          <w:sz w:val="24"/>
          <w:szCs w:val="24"/>
        </w:rPr>
        <w:t xml:space="preserve">ECB and </w:t>
      </w:r>
      <w:ins w:id="124" w:author="Microsoft Office User" w:date="2026-10-20T09:23:00Z">
        <w:r w:rsidR="009427BD">
          <w:rPr>
            <w:sz w:val="24"/>
            <w:szCs w:val="24"/>
          </w:rPr>
          <w:t xml:space="preserve">the </w:t>
        </w:r>
      </w:ins>
      <w:r w:rsidRPr="000C0810">
        <w:rPr>
          <w:sz w:val="24"/>
          <w:szCs w:val="24"/>
        </w:rPr>
        <w:t xml:space="preserve">DESI index, a European open-data </w:t>
      </w:r>
      <w:r w:rsidR="003D5F0C">
        <w:rPr>
          <w:sz w:val="24"/>
          <w:szCs w:val="24"/>
        </w:rPr>
        <w:t xml:space="preserve">source, </w:t>
      </w:r>
      <w:r w:rsidRPr="000C0810">
        <w:rPr>
          <w:sz w:val="24"/>
          <w:szCs w:val="24"/>
        </w:rPr>
        <w:t xml:space="preserve">with permission to use those data </w:t>
      </w:r>
      <w:r w:rsidR="003D5F0C">
        <w:rPr>
          <w:sz w:val="24"/>
          <w:szCs w:val="24"/>
        </w:rPr>
        <w:t>for</w:t>
      </w:r>
      <w:r w:rsidR="003D5F0C" w:rsidRPr="000C0810">
        <w:rPr>
          <w:sz w:val="24"/>
          <w:szCs w:val="24"/>
        </w:rPr>
        <w:t xml:space="preserve"> </w:t>
      </w:r>
      <w:r w:rsidRPr="000C0810">
        <w:rPr>
          <w:sz w:val="24"/>
          <w:szCs w:val="24"/>
        </w:rPr>
        <w:t xml:space="preserve">research and </w:t>
      </w:r>
      <w:r w:rsidR="003D5F0C" w:rsidRPr="000C0810">
        <w:rPr>
          <w:sz w:val="24"/>
          <w:szCs w:val="24"/>
        </w:rPr>
        <w:t>analys</w:t>
      </w:r>
      <w:r w:rsidR="003D5F0C">
        <w:rPr>
          <w:sz w:val="24"/>
          <w:szCs w:val="24"/>
        </w:rPr>
        <w:t>is</w:t>
      </w:r>
      <w:r w:rsidRPr="000C0810">
        <w:rPr>
          <w:sz w:val="24"/>
          <w:szCs w:val="24"/>
        </w:rPr>
        <w:t>.</w:t>
      </w:r>
    </w:p>
    <w:p w14:paraId="6CC40810" w14:textId="77777777" w:rsidR="004E1B7A" w:rsidRPr="000C0810" w:rsidRDefault="004E1B7A" w:rsidP="000C0810">
      <w:pPr>
        <w:pStyle w:val="ListParagraph"/>
        <w:numPr>
          <w:ilvl w:val="0"/>
          <w:numId w:val="11"/>
        </w:numPr>
        <w:spacing w:line="360" w:lineRule="auto"/>
        <w:jc w:val="both"/>
        <w:rPr>
          <w:sz w:val="24"/>
          <w:szCs w:val="24"/>
        </w:rPr>
      </w:pPr>
      <w:r w:rsidRPr="000C0810">
        <w:rPr>
          <w:sz w:val="24"/>
          <w:szCs w:val="24"/>
        </w:rPr>
        <w:t xml:space="preserve">GitHub: Using the program to control the development, </w:t>
      </w:r>
      <w:r w:rsidR="003D5F0C" w:rsidRPr="000C0810">
        <w:rPr>
          <w:sz w:val="24"/>
          <w:szCs w:val="24"/>
        </w:rPr>
        <w:t>reproduci</w:t>
      </w:r>
      <w:r w:rsidR="003D5F0C">
        <w:rPr>
          <w:sz w:val="24"/>
          <w:szCs w:val="24"/>
        </w:rPr>
        <w:t>bility,</w:t>
      </w:r>
      <w:r w:rsidR="003D5F0C" w:rsidRPr="000C0810">
        <w:rPr>
          <w:sz w:val="24"/>
          <w:szCs w:val="24"/>
        </w:rPr>
        <w:t xml:space="preserve"> </w:t>
      </w:r>
      <w:r w:rsidRPr="000C0810">
        <w:rPr>
          <w:sz w:val="24"/>
          <w:szCs w:val="24"/>
        </w:rPr>
        <w:t>and data integrity for academic focus.</w:t>
      </w:r>
    </w:p>
    <w:p w14:paraId="37764AB8" w14:textId="77777777" w:rsidR="004E1B7A" w:rsidRPr="000C0810" w:rsidRDefault="004E1B7A" w:rsidP="000C0810">
      <w:pPr>
        <w:spacing w:line="360" w:lineRule="auto"/>
        <w:jc w:val="both"/>
        <w:rPr>
          <w:sz w:val="24"/>
          <w:szCs w:val="24"/>
        </w:rPr>
      </w:pPr>
    </w:p>
    <w:p w14:paraId="501D46E4" w14:textId="77777777" w:rsidR="00370A0D" w:rsidRDefault="00370A0D" w:rsidP="000C0810">
      <w:pPr>
        <w:pStyle w:val="Heading1"/>
        <w:spacing w:line="360" w:lineRule="auto"/>
        <w:jc w:val="both"/>
        <w:rPr>
          <w:ins w:id="125" w:author="Microsoft Office User" w:date="2026-10-15T11:11:00Z"/>
          <w:sz w:val="24"/>
          <w:szCs w:val="24"/>
        </w:rPr>
      </w:pPr>
      <w:bookmarkStart w:id="126" w:name="_Toc242954872"/>
    </w:p>
    <w:p w14:paraId="0E356EB3" w14:textId="77777777" w:rsidR="00370A0D" w:rsidRDefault="00370A0D" w:rsidP="00370A0D">
      <w:pPr>
        <w:rPr>
          <w:ins w:id="127" w:author="Microsoft Office User" w:date="2026-10-15T11:11:00Z"/>
        </w:rPr>
      </w:pPr>
    </w:p>
    <w:p w14:paraId="32E482A6" w14:textId="77777777" w:rsidR="00370A0D" w:rsidRDefault="00370A0D" w:rsidP="00370A0D">
      <w:pPr>
        <w:rPr>
          <w:ins w:id="128" w:author="Microsoft Office User" w:date="2026-10-15T11:11:00Z"/>
        </w:rPr>
      </w:pPr>
    </w:p>
    <w:p w14:paraId="0374E7EF" w14:textId="77777777" w:rsidR="00370A0D" w:rsidRDefault="00370A0D" w:rsidP="00370A0D">
      <w:pPr>
        <w:rPr>
          <w:ins w:id="129" w:author="Microsoft Office User" w:date="2026-10-15T11:11:00Z"/>
        </w:rPr>
      </w:pPr>
    </w:p>
    <w:p w14:paraId="36F27632" w14:textId="77777777" w:rsidR="00370A0D" w:rsidRDefault="00370A0D" w:rsidP="00370A0D">
      <w:pPr>
        <w:rPr>
          <w:ins w:id="130" w:author="Microsoft Office User" w:date="2026-10-15T11:11:00Z"/>
        </w:rPr>
      </w:pPr>
    </w:p>
    <w:p w14:paraId="0EAD22C0" w14:textId="77777777" w:rsidR="00370A0D" w:rsidRDefault="00370A0D" w:rsidP="000C0810">
      <w:pPr>
        <w:pStyle w:val="Heading1"/>
        <w:spacing w:line="360" w:lineRule="auto"/>
        <w:jc w:val="both"/>
        <w:rPr>
          <w:ins w:id="131" w:author="Microsoft Office User" w:date="2026-10-15T11:21:00Z"/>
          <w:sz w:val="24"/>
          <w:szCs w:val="24"/>
        </w:rPr>
      </w:pPr>
    </w:p>
    <w:p w14:paraId="231AD746" w14:textId="77777777" w:rsidR="006323D4" w:rsidRDefault="006323D4" w:rsidP="006323D4">
      <w:pPr>
        <w:rPr>
          <w:ins w:id="132" w:author="Microsoft Office User" w:date="2026-10-15T11:21:00Z"/>
        </w:rPr>
      </w:pPr>
    </w:p>
    <w:p w14:paraId="57C162C2" w14:textId="77777777" w:rsidR="006323D4" w:rsidRDefault="006323D4" w:rsidP="006323D4">
      <w:pPr>
        <w:rPr>
          <w:ins w:id="133" w:author="Microsoft Office User" w:date="2026-10-15T11:21:00Z"/>
        </w:rPr>
      </w:pPr>
    </w:p>
    <w:p w14:paraId="30F68D83" w14:textId="77777777" w:rsidR="006323D4" w:rsidRDefault="006323D4" w:rsidP="006323D4">
      <w:pPr>
        <w:rPr>
          <w:ins w:id="134" w:author="Microsoft Office User" w:date="2026-10-15T11:21:00Z"/>
        </w:rPr>
      </w:pPr>
    </w:p>
    <w:p w14:paraId="7D9F96AE" w14:textId="77777777" w:rsidR="006323D4" w:rsidRDefault="006323D4" w:rsidP="006323D4">
      <w:pPr>
        <w:rPr>
          <w:ins w:id="135" w:author="Microsoft Office User" w:date="2026-10-15T11:38:00Z"/>
        </w:rPr>
      </w:pPr>
    </w:p>
    <w:p w14:paraId="6E6484F9" w14:textId="77777777" w:rsidR="00B461CA" w:rsidRPr="006323D4" w:rsidRDefault="00B461CA">
      <w:pPr>
        <w:rPr>
          <w:ins w:id="136" w:author="Microsoft Office User" w:date="2026-10-15T11:11:00Z"/>
          <w:rPrChange w:id="137" w:author="Microsoft Office User" w:date="2026-10-15T11:21:00Z">
            <w:rPr>
              <w:ins w:id="138" w:author="Microsoft Office User" w:date="2026-10-15T11:11:00Z"/>
              <w:sz w:val="24"/>
              <w:szCs w:val="24"/>
            </w:rPr>
          </w:rPrChange>
        </w:rPr>
        <w:pPrChange w:id="139" w:author="Microsoft Office User" w:date="2026-10-15T11:21:00Z">
          <w:pPr>
            <w:pStyle w:val="Heading1"/>
            <w:spacing w:line="360" w:lineRule="auto"/>
            <w:jc w:val="both"/>
          </w:pPr>
        </w:pPrChange>
      </w:pPr>
    </w:p>
    <w:p w14:paraId="214E36BA" w14:textId="77777777" w:rsidR="00370A0D" w:rsidRPr="00370A0D" w:rsidRDefault="00370A0D">
      <w:pPr>
        <w:rPr>
          <w:ins w:id="140" w:author="Microsoft Office User" w:date="2026-10-15T11:11:00Z"/>
          <w:rPrChange w:id="141" w:author="Microsoft Office User" w:date="2026-10-15T11:11:00Z">
            <w:rPr>
              <w:ins w:id="142" w:author="Microsoft Office User" w:date="2026-10-15T11:11:00Z"/>
              <w:sz w:val="24"/>
              <w:szCs w:val="24"/>
            </w:rPr>
          </w:rPrChange>
        </w:rPr>
        <w:pPrChange w:id="143" w:author="Microsoft Office User" w:date="2026-10-15T11:11:00Z">
          <w:pPr>
            <w:pStyle w:val="Heading1"/>
            <w:spacing w:line="360" w:lineRule="auto"/>
            <w:jc w:val="both"/>
          </w:pPr>
        </w:pPrChange>
      </w:pPr>
    </w:p>
    <w:p w14:paraId="50963132" w14:textId="77777777" w:rsidR="00BF63AA" w:rsidRDefault="00BF63AA" w:rsidP="000C0810">
      <w:pPr>
        <w:pStyle w:val="Heading1"/>
        <w:spacing w:line="360" w:lineRule="auto"/>
        <w:jc w:val="both"/>
        <w:rPr>
          <w:sz w:val="24"/>
          <w:szCs w:val="24"/>
        </w:rPr>
      </w:pPr>
      <w:r w:rsidRPr="000C0810">
        <w:rPr>
          <w:sz w:val="24"/>
          <w:szCs w:val="24"/>
        </w:rPr>
        <w:lastRenderedPageBreak/>
        <w:t>References</w:t>
      </w:r>
      <w:bookmarkEnd w:id="126"/>
    </w:p>
    <w:p w14:paraId="2CEA2AC6" w14:textId="77777777" w:rsidR="00397BF6" w:rsidRPr="00397BF6" w:rsidRDefault="00370A0D" w:rsidP="00397BF6">
      <w:pPr>
        <w:pStyle w:val="Bibliography"/>
        <w:rPr>
          <w:lang w:val="en-GB" w:eastAsia="en-US"/>
        </w:rPr>
      </w:pPr>
      <w:r>
        <w:fldChar w:fldCharType="begin"/>
      </w:r>
      <w:r w:rsidR="00363077">
        <w:instrText xml:space="preserve"> ADDIN ZOTERO_BIBL {"uncited":[],"omitted":[],"custom":[]} CSL_BIBLIOGRAPHY </w:instrText>
      </w:r>
      <w:r>
        <w:fldChar w:fldCharType="separate"/>
      </w:r>
      <w:r w:rsidR="00397BF6" w:rsidRPr="00397BF6">
        <w:rPr>
          <w:i/>
          <w:iCs/>
          <w:lang w:val="en-GB" w:eastAsia="en-US"/>
        </w:rPr>
        <w:t>Digital Decade DESI visualisation tool</w:t>
      </w:r>
      <w:r w:rsidR="00397BF6" w:rsidRPr="00397BF6">
        <w:rPr>
          <w:lang w:val="en-GB" w:eastAsia="en-US"/>
        </w:rPr>
        <w:t xml:space="preserve"> (no date). Available at: https://digital-decade-desi.digital-strategy.ec.europa.eu/datasets/desi/metadata (Accessed: 15 October 2026).</w:t>
      </w:r>
    </w:p>
    <w:p w14:paraId="2E77BF14" w14:textId="77777777" w:rsidR="00397BF6" w:rsidRPr="00397BF6" w:rsidRDefault="00397BF6" w:rsidP="00397BF6">
      <w:pPr>
        <w:pStyle w:val="Bibliography"/>
        <w:rPr>
          <w:lang w:val="en-GB" w:eastAsia="en-US"/>
        </w:rPr>
      </w:pPr>
      <w:r w:rsidRPr="00397BF6">
        <w:rPr>
          <w:i/>
          <w:iCs/>
          <w:lang w:val="en-GB" w:eastAsia="en-US"/>
        </w:rPr>
        <w:t>Homepage | ECB Data Portal</w:t>
      </w:r>
      <w:r w:rsidRPr="00397BF6">
        <w:rPr>
          <w:lang w:val="en-GB" w:eastAsia="en-US"/>
        </w:rPr>
        <w:t xml:space="preserve"> (no date). Available at: https://data.ecb.europa.eu/ (Accessed: 15 October 2026).</w:t>
      </w:r>
    </w:p>
    <w:p w14:paraId="42EA313D" w14:textId="77777777" w:rsidR="00397BF6" w:rsidRPr="00397BF6" w:rsidRDefault="00397BF6" w:rsidP="00397BF6">
      <w:pPr>
        <w:pStyle w:val="Bibliography"/>
        <w:rPr>
          <w:lang w:val="en-GB" w:eastAsia="en-US"/>
        </w:rPr>
      </w:pPr>
      <w:r w:rsidRPr="00397BF6">
        <w:rPr>
          <w:i/>
          <w:iCs/>
          <w:lang w:val="en-GB" w:eastAsia="en-US"/>
        </w:rPr>
        <w:t>[ilc_mdes03] Inability to afford a meal with meat, chicken, fish (or vegetarian equivalent) every second day</w:t>
      </w:r>
      <w:r w:rsidRPr="00397BF6">
        <w:rPr>
          <w:lang w:val="en-GB" w:eastAsia="en-US"/>
        </w:rPr>
        <w:t xml:space="preserve"> (no date). Available at: https://ec.europa.eu/eurostat/databrowser/view/ilc_mdes03/default/table?lang=en (Accessed: 15 October 2026).</w:t>
      </w:r>
    </w:p>
    <w:p w14:paraId="2D6FDC3C" w14:textId="77777777" w:rsidR="00397BF6" w:rsidRPr="00397BF6" w:rsidRDefault="00397BF6" w:rsidP="00397BF6">
      <w:pPr>
        <w:pStyle w:val="Bibliography"/>
        <w:rPr>
          <w:lang w:val="en-GB" w:eastAsia="en-US"/>
        </w:rPr>
      </w:pPr>
      <w:r w:rsidRPr="00397BF6">
        <w:rPr>
          <w:i/>
          <w:iCs/>
          <w:lang w:val="en-GB" w:eastAsia="en-US"/>
        </w:rPr>
        <w:t>[isoc_ci_ac_i] Individuals - internet activities</w:t>
      </w:r>
      <w:r w:rsidRPr="00397BF6">
        <w:rPr>
          <w:lang w:val="en-GB" w:eastAsia="en-US"/>
        </w:rPr>
        <w:t xml:space="preserve"> (no date). Available at: https://ec.europa.eu/eurostat/databrowser/view/isoc_ci_ac_i/default/table?lang=en (Accessed: 15 October 2026).</w:t>
      </w:r>
    </w:p>
    <w:p w14:paraId="3760B2EE" w14:textId="77777777" w:rsidR="00397BF6" w:rsidRPr="00397BF6" w:rsidRDefault="00397BF6" w:rsidP="00397BF6">
      <w:pPr>
        <w:pStyle w:val="Bibliography"/>
        <w:rPr>
          <w:lang w:val="en-GB" w:eastAsia="en-US"/>
        </w:rPr>
      </w:pPr>
      <w:r w:rsidRPr="00397BF6">
        <w:rPr>
          <w:i/>
          <w:iCs/>
          <w:lang w:val="en-GB" w:eastAsia="en-US"/>
        </w:rPr>
        <w:t>[isoc_ec_ifi] Financial activities over the internet (2016-2019)</w:t>
      </w:r>
      <w:r w:rsidRPr="00397BF6">
        <w:rPr>
          <w:lang w:val="en-GB" w:eastAsia="en-US"/>
        </w:rPr>
        <w:t xml:space="preserve"> (no date). Available at: https://ec.europa.eu/eurostat/databrowser/view/isoc_ec_ifi/default/table?lang=en (Accessed: 15 October 2026).</w:t>
      </w:r>
    </w:p>
    <w:p w14:paraId="13BD12BB" w14:textId="77777777" w:rsidR="00397BF6" w:rsidRPr="00397BF6" w:rsidRDefault="00397BF6" w:rsidP="00397BF6">
      <w:pPr>
        <w:pStyle w:val="Bibliography"/>
        <w:rPr>
          <w:lang w:val="en-GB" w:eastAsia="en-US"/>
        </w:rPr>
      </w:pPr>
      <w:r w:rsidRPr="00397BF6">
        <w:rPr>
          <w:i/>
          <w:iCs/>
          <w:lang w:val="en-GB" w:eastAsia="en-US"/>
        </w:rPr>
        <w:t>Keeping cash across Europe: Which countries use the most?</w:t>
      </w:r>
      <w:r w:rsidRPr="00397BF6">
        <w:rPr>
          <w:lang w:val="en-GB" w:eastAsia="en-US"/>
        </w:rPr>
        <w:t xml:space="preserve"> (07:00:25 +02:00) </w:t>
      </w:r>
      <w:r w:rsidRPr="00397BF6">
        <w:rPr>
          <w:i/>
          <w:iCs/>
          <w:lang w:val="en-GB" w:eastAsia="en-US"/>
        </w:rPr>
        <w:t>euronews</w:t>
      </w:r>
      <w:r w:rsidRPr="00397BF6">
        <w:rPr>
          <w:lang w:val="en-GB" w:eastAsia="en-US"/>
        </w:rPr>
        <w:t>. Available at: https://www.euronews.com/2025/10/05/keeping-cash-across-europe-which-countries-use-the-most (Accessed: 15 October 2026).</w:t>
      </w:r>
    </w:p>
    <w:p w14:paraId="5784413C" w14:textId="77777777" w:rsidR="006323D4" w:rsidRDefault="00370A0D" w:rsidP="00397BF6">
      <w:pPr>
        <w:pStyle w:val="Bibliography"/>
        <w:rPr>
          <w:ins w:id="144" w:author="Microsoft Office User" w:date="2026-10-15T11:38:00Z"/>
        </w:rPr>
      </w:pPr>
      <w:r>
        <w:fldChar w:fldCharType="end"/>
      </w:r>
      <w:bookmarkStart w:id="145" w:name="_heading=h.rbtal5s6u0r9" w:colFirst="0" w:colLast="0"/>
      <w:bookmarkEnd w:id="145"/>
    </w:p>
    <w:p w14:paraId="07C78892" w14:textId="77777777" w:rsidR="00B461CA" w:rsidRDefault="00B461CA" w:rsidP="00B461CA">
      <w:pPr>
        <w:rPr>
          <w:ins w:id="146" w:author="Microsoft Office User" w:date="2026-10-15T11:38:00Z"/>
        </w:rPr>
      </w:pPr>
    </w:p>
    <w:p w14:paraId="0CCF007D" w14:textId="77777777" w:rsidR="00B461CA" w:rsidRDefault="00B461CA" w:rsidP="00B461CA">
      <w:pPr>
        <w:rPr>
          <w:ins w:id="147" w:author="Microsoft Office User" w:date="2026-10-15T11:38:00Z"/>
        </w:rPr>
      </w:pPr>
    </w:p>
    <w:p w14:paraId="7C527EC4" w14:textId="77777777" w:rsidR="00B461CA" w:rsidRDefault="00B461CA" w:rsidP="00B461CA">
      <w:pPr>
        <w:rPr>
          <w:ins w:id="148" w:author="Microsoft Office User" w:date="2026-10-15T11:38:00Z"/>
        </w:rPr>
      </w:pPr>
    </w:p>
    <w:p w14:paraId="03D630B9" w14:textId="77777777" w:rsidR="00B461CA" w:rsidRDefault="00B461CA" w:rsidP="00B461CA">
      <w:pPr>
        <w:rPr>
          <w:ins w:id="149" w:author="Microsoft Office User" w:date="2026-10-15T11:38:00Z"/>
        </w:rPr>
      </w:pPr>
    </w:p>
    <w:p w14:paraId="4B17E513" w14:textId="77777777" w:rsidR="00B461CA" w:rsidRDefault="00B461CA" w:rsidP="00B461CA">
      <w:pPr>
        <w:rPr>
          <w:ins w:id="150" w:author="Microsoft Office User" w:date="2026-10-15T11:38:00Z"/>
        </w:rPr>
      </w:pPr>
    </w:p>
    <w:p w14:paraId="6EBBE8C2" w14:textId="77777777" w:rsidR="00B461CA" w:rsidRDefault="00B461CA" w:rsidP="00B461CA">
      <w:pPr>
        <w:rPr>
          <w:ins w:id="151" w:author="Microsoft Office User" w:date="2026-10-15T11:38:00Z"/>
        </w:rPr>
      </w:pPr>
    </w:p>
    <w:p w14:paraId="39DD5908" w14:textId="77777777" w:rsidR="00B461CA" w:rsidRDefault="00B461CA" w:rsidP="00B461CA">
      <w:pPr>
        <w:rPr>
          <w:ins w:id="152" w:author="Microsoft Office User" w:date="2026-10-15T11:38:00Z"/>
        </w:rPr>
      </w:pPr>
    </w:p>
    <w:p w14:paraId="7BAD59CD" w14:textId="77777777" w:rsidR="00B461CA" w:rsidRDefault="00B461CA" w:rsidP="00B461CA">
      <w:pPr>
        <w:rPr>
          <w:ins w:id="153" w:author="Microsoft Office User" w:date="2026-10-15T11:38:00Z"/>
        </w:rPr>
      </w:pPr>
    </w:p>
    <w:p w14:paraId="445AFBC4" w14:textId="77777777" w:rsidR="00B461CA" w:rsidRDefault="00B461CA" w:rsidP="00B461CA">
      <w:pPr>
        <w:rPr>
          <w:ins w:id="154" w:author="Microsoft Office User" w:date="2026-10-15T11:38:00Z"/>
        </w:rPr>
      </w:pPr>
    </w:p>
    <w:p w14:paraId="7179766D" w14:textId="77777777" w:rsidR="00B461CA" w:rsidRDefault="00B461CA" w:rsidP="00B461CA">
      <w:pPr>
        <w:rPr>
          <w:ins w:id="155" w:author="Microsoft Office User" w:date="2026-10-15T11:38:00Z"/>
        </w:rPr>
      </w:pPr>
    </w:p>
    <w:p w14:paraId="5BC126D6" w14:textId="77777777" w:rsidR="00B461CA" w:rsidRDefault="00B461CA" w:rsidP="00B461CA">
      <w:pPr>
        <w:rPr>
          <w:ins w:id="156" w:author="Microsoft Office User" w:date="2026-10-15T11:38:00Z"/>
        </w:rPr>
      </w:pPr>
    </w:p>
    <w:p w14:paraId="1BFBC7AC" w14:textId="77777777" w:rsidR="00B461CA" w:rsidRDefault="00B461CA" w:rsidP="00B461CA">
      <w:pPr>
        <w:rPr>
          <w:ins w:id="157" w:author="Microsoft Office User" w:date="2026-10-15T11:38:00Z"/>
        </w:rPr>
      </w:pPr>
    </w:p>
    <w:p w14:paraId="2527C27D" w14:textId="77777777" w:rsidR="00B461CA" w:rsidRDefault="00B461CA" w:rsidP="00B461CA">
      <w:pPr>
        <w:rPr>
          <w:ins w:id="158" w:author="Microsoft Office User" w:date="2026-10-15T11:38:00Z"/>
        </w:rPr>
      </w:pPr>
    </w:p>
    <w:p w14:paraId="015D0750" w14:textId="77777777" w:rsidR="00B461CA" w:rsidRDefault="00B461CA" w:rsidP="00B461CA">
      <w:pPr>
        <w:rPr>
          <w:ins w:id="159" w:author="Microsoft Office User" w:date="2026-10-15T11:38:00Z"/>
        </w:rPr>
      </w:pPr>
    </w:p>
    <w:p w14:paraId="68EE29A1" w14:textId="77777777" w:rsidR="00B461CA" w:rsidRDefault="00B461CA" w:rsidP="00B461CA">
      <w:pPr>
        <w:rPr>
          <w:ins w:id="160" w:author="Microsoft Office User" w:date="2026-10-15T11:38:00Z"/>
        </w:rPr>
      </w:pPr>
    </w:p>
    <w:p w14:paraId="13BFEDB8" w14:textId="77777777" w:rsidR="00B461CA" w:rsidRDefault="00B461CA" w:rsidP="00B461CA">
      <w:pPr>
        <w:rPr>
          <w:ins w:id="161" w:author="Microsoft Office User" w:date="2026-10-15T11:38:00Z"/>
        </w:rPr>
      </w:pPr>
    </w:p>
    <w:p w14:paraId="450F5DD2" w14:textId="77777777" w:rsidR="00B461CA" w:rsidRDefault="00B461CA" w:rsidP="00B461CA">
      <w:pPr>
        <w:rPr>
          <w:ins w:id="162" w:author="Microsoft Office User" w:date="2026-10-15T11:38:00Z"/>
        </w:rPr>
      </w:pPr>
    </w:p>
    <w:p w14:paraId="798F210B" w14:textId="77777777" w:rsidR="00B461CA" w:rsidRDefault="00B461CA" w:rsidP="00B461CA">
      <w:pPr>
        <w:rPr>
          <w:ins w:id="163" w:author="Microsoft Office User" w:date="2026-10-15T11:38:00Z"/>
        </w:rPr>
      </w:pPr>
    </w:p>
    <w:p w14:paraId="02F3A873" w14:textId="77777777" w:rsidR="00B461CA" w:rsidRDefault="00B461CA" w:rsidP="00B461CA">
      <w:pPr>
        <w:rPr>
          <w:ins w:id="164" w:author="Microsoft Office User" w:date="2026-10-15T11:38:00Z"/>
        </w:rPr>
      </w:pPr>
    </w:p>
    <w:p w14:paraId="5891E438" w14:textId="77777777" w:rsidR="00B461CA" w:rsidRDefault="00B461CA" w:rsidP="00B461CA">
      <w:pPr>
        <w:rPr>
          <w:ins w:id="165" w:author="Microsoft Office User" w:date="2026-10-15T11:38:00Z"/>
        </w:rPr>
      </w:pPr>
    </w:p>
    <w:p w14:paraId="6FED2B22" w14:textId="77777777" w:rsidR="00B461CA" w:rsidRDefault="00B461CA" w:rsidP="00B461CA">
      <w:pPr>
        <w:rPr>
          <w:ins w:id="166" w:author="Microsoft Office User" w:date="2026-10-15T11:38:00Z"/>
        </w:rPr>
      </w:pPr>
    </w:p>
    <w:p w14:paraId="789CB2AE" w14:textId="77777777" w:rsidR="00B461CA" w:rsidRDefault="00B461CA" w:rsidP="00B461CA">
      <w:pPr>
        <w:rPr>
          <w:ins w:id="167" w:author="Microsoft Office User" w:date="2026-10-15T11:38:00Z"/>
        </w:rPr>
      </w:pPr>
    </w:p>
    <w:p w14:paraId="2E7FBCD1" w14:textId="77777777" w:rsidR="00B461CA" w:rsidRDefault="00B461CA" w:rsidP="00B461CA">
      <w:pPr>
        <w:rPr>
          <w:ins w:id="168" w:author="Microsoft Office User" w:date="2026-10-15T11:38:00Z"/>
        </w:rPr>
      </w:pPr>
    </w:p>
    <w:p w14:paraId="757B5E49" w14:textId="77777777" w:rsidR="00B461CA" w:rsidRDefault="00B461CA" w:rsidP="00B461CA">
      <w:pPr>
        <w:rPr>
          <w:ins w:id="169" w:author="Microsoft Office User" w:date="2026-10-15T11:38:00Z"/>
        </w:rPr>
      </w:pPr>
    </w:p>
    <w:p w14:paraId="18DD17D9" w14:textId="77777777" w:rsidR="00B461CA" w:rsidRDefault="00B461CA" w:rsidP="00B461CA">
      <w:pPr>
        <w:rPr>
          <w:ins w:id="170" w:author="Microsoft Office User" w:date="2026-10-15T11:38:00Z"/>
        </w:rPr>
      </w:pPr>
    </w:p>
    <w:p w14:paraId="74E8A716" w14:textId="77777777" w:rsidR="00B461CA" w:rsidRDefault="00B461CA" w:rsidP="00B461CA">
      <w:pPr>
        <w:rPr>
          <w:ins w:id="171" w:author="Microsoft Office User" w:date="2026-10-15T11:38:00Z"/>
        </w:rPr>
      </w:pPr>
    </w:p>
    <w:p w14:paraId="1C5EED3B" w14:textId="77777777" w:rsidR="00B461CA" w:rsidRDefault="00B461CA" w:rsidP="00B461CA">
      <w:pPr>
        <w:rPr>
          <w:ins w:id="172" w:author="Microsoft Office User" w:date="2026-10-15T11:38:00Z"/>
        </w:rPr>
      </w:pPr>
    </w:p>
    <w:p w14:paraId="00BFBC31" w14:textId="77777777" w:rsidR="00B461CA" w:rsidRDefault="00B461CA" w:rsidP="00B461CA">
      <w:pPr>
        <w:rPr>
          <w:ins w:id="173" w:author="Microsoft Office User" w:date="2026-10-15T11:38:00Z"/>
        </w:rPr>
      </w:pPr>
    </w:p>
    <w:p w14:paraId="56A3496A" w14:textId="77777777" w:rsidR="00B461CA" w:rsidRPr="00B461CA" w:rsidRDefault="00B461CA">
      <w:pPr>
        <w:rPr>
          <w:ins w:id="174" w:author="Microsoft Office User" w:date="2026-10-15T11:38:00Z"/>
        </w:rPr>
        <w:pPrChange w:id="175" w:author="Microsoft Office User" w:date="2026-10-15T11:38:00Z">
          <w:pPr>
            <w:pStyle w:val="Bibliography"/>
          </w:pPr>
        </w:pPrChange>
      </w:pPr>
    </w:p>
    <w:p w14:paraId="51444864" w14:textId="77777777" w:rsidR="00B461CA" w:rsidRDefault="00B461CA" w:rsidP="00B461CA">
      <w:pPr>
        <w:rPr>
          <w:ins w:id="176" w:author="Microsoft Office User" w:date="2026-10-15T11:38:00Z"/>
        </w:rPr>
      </w:pPr>
    </w:p>
    <w:p w14:paraId="439A0450" w14:textId="77777777" w:rsidR="00B461CA" w:rsidRDefault="00B461CA" w:rsidP="00B461CA">
      <w:pPr>
        <w:pStyle w:val="Heading2"/>
        <w:rPr>
          <w:ins w:id="177" w:author="Microsoft Office User" w:date="2026-10-15T11:38:00Z"/>
        </w:rPr>
      </w:pPr>
      <w:ins w:id="178" w:author="Microsoft Office User" w:date="2026-10-15T11:38:00Z">
        <w:r>
          <w:t>Use of Artificial Intelligence</w:t>
        </w:r>
      </w:ins>
    </w:p>
    <w:p w14:paraId="06A43EB1" w14:textId="77777777" w:rsidR="00B461CA" w:rsidRDefault="00B461CA" w:rsidP="00B461CA">
      <w:pPr>
        <w:jc w:val="both"/>
        <w:rPr>
          <w:ins w:id="179" w:author="Microsoft Office User" w:date="2026-10-15T11:38:00Z"/>
        </w:rPr>
      </w:pPr>
      <w:ins w:id="180" w:author="Microsoft Office User" w:date="2026-10-15T11:38:00Z">
        <w:r>
          <w:t>This assessment applies the AI Fluency Framework — four interconnected competencies for effective, efficient, ethical and safe AI use. Your engagement with AI will be reviewed across all four dimensions:</w:t>
        </w:r>
      </w:ins>
    </w:p>
    <w:p w14:paraId="6605C6AB" w14:textId="77777777" w:rsidR="00B461CA" w:rsidRDefault="00B461CA" w:rsidP="00B461CA">
      <w:pPr>
        <w:jc w:val="both"/>
        <w:rPr>
          <w:ins w:id="181" w:author="Microsoft Office User" w:date="2026-10-15T11:38:00Z"/>
        </w:rPr>
      </w:pP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B461CA" w14:paraId="6E86AFA0" w14:textId="77777777" w:rsidTr="00436342">
        <w:trPr>
          <w:ins w:id="182" w:author="Microsoft Office User" w:date="2026-10-15T11:38:00Z"/>
        </w:trPr>
        <w:tc>
          <w:tcPr>
            <w:tcW w:w="4485" w:type="dxa"/>
            <w:tcMar>
              <w:top w:w="100" w:type="dxa"/>
              <w:left w:w="140" w:type="dxa"/>
              <w:bottom w:w="100" w:type="dxa"/>
              <w:right w:w="140" w:type="dxa"/>
            </w:tcMar>
          </w:tcPr>
          <w:p w14:paraId="06A37B12" w14:textId="77777777" w:rsidR="00B461CA" w:rsidRDefault="00B461CA" w:rsidP="00436342">
            <w:pPr>
              <w:spacing w:after="40"/>
              <w:rPr>
                <w:ins w:id="183" w:author="Microsoft Office User" w:date="2026-10-15T11:38:00Z"/>
              </w:rPr>
            </w:pPr>
            <w:ins w:id="184" w:author="Microsoft Office User" w:date="2026-10-15T11:38:00Z">
              <w:r>
                <w:rPr>
                  <w:b/>
                  <w:bCs/>
                </w:rPr>
                <w:t>Delegation</w:t>
              </w:r>
            </w:ins>
          </w:p>
          <w:p w14:paraId="48B51910" w14:textId="77777777" w:rsidR="00B461CA" w:rsidRDefault="00B461CA" w:rsidP="00436342">
            <w:pPr>
              <w:rPr>
                <w:ins w:id="185" w:author="Microsoft Office User" w:date="2026-10-15T11:38:00Z"/>
              </w:rPr>
            </w:pPr>
            <w:ins w:id="186" w:author="Microsoft Office User" w:date="2026-10-15T11:38:00Z">
              <w:r>
                <w:t>Setting goals and deciding whether, when and how to engage with AI.</w:t>
              </w:r>
            </w:ins>
          </w:p>
        </w:tc>
        <w:tc>
          <w:tcPr>
            <w:tcW w:w="4905" w:type="dxa"/>
            <w:tcMar>
              <w:top w:w="100" w:type="dxa"/>
              <w:left w:w="140" w:type="dxa"/>
              <w:bottom w:w="100" w:type="dxa"/>
              <w:right w:w="140" w:type="dxa"/>
            </w:tcMar>
          </w:tcPr>
          <w:p w14:paraId="668F4524" w14:textId="77777777" w:rsidR="00B461CA" w:rsidRDefault="00B461CA" w:rsidP="00436342">
            <w:pPr>
              <w:spacing w:after="40"/>
              <w:rPr>
                <w:ins w:id="187" w:author="Microsoft Office User" w:date="2026-10-15T11:38:00Z"/>
              </w:rPr>
            </w:pPr>
            <w:ins w:id="188" w:author="Microsoft Office User" w:date="2026-10-15T11:38:00Z">
              <w:r>
                <w:rPr>
                  <w:b/>
                  <w:bCs/>
                </w:rPr>
                <w:t>Description</w:t>
              </w:r>
            </w:ins>
          </w:p>
          <w:p w14:paraId="215C571D" w14:textId="77777777" w:rsidR="00B461CA" w:rsidRDefault="00B461CA" w:rsidP="00436342">
            <w:pPr>
              <w:rPr>
                <w:ins w:id="189" w:author="Microsoft Office User" w:date="2026-10-15T11:38:00Z"/>
              </w:rPr>
            </w:pPr>
            <w:ins w:id="190" w:author="Microsoft Office User" w:date="2026-10-15T11:38:00Z">
              <w:r>
                <w:t>Effectively describing goals to prompt useful AI behaviours and outputs.</w:t>
              </w:r>
            </w:ins>
          </w:p>
        </w:tc>
      </w:tr>
      <w:tr w:rsidR="00B461CA" w14:paraId="62F1254C" w14:textId="77777777" w:rsidTr="00436342">
        <w:trPr>
          <w:ins w:id="191" w:author="Microsoft Office User" w:date="2026-10-15T11:38:00Z"/>
        </w:trPr>
        <w:tc>
          <w:tcPr>
            <w:tcW w:w="4485" w:type="dxa"/>
            <w:tcMar>
              <w:top w:w="100" w:type="dxa"/>
              <w:left w:w="140" w:type="dxa"/>
              <w:bottom w:w="100" w:type="dxa"/>
              <w:right w:w="140" w:type="dxa"/>
            </w:tcMar>
          </w:tcPr>
          <w:p w14:paraId="400C80E4" w14:textId="77777777" w:rsidR="00B461CA" w:rsidRDefault="00B461CA" w:rsidP="00436342">
            <w:pPr>
              <w:spacing w:after="40"/>
              <w:rPr>
                <w:ins w:id="192" w:author="Microsoft Office User" w:date="2026-10-15T11:38:00Z"/>
              </w:rPr>
            </w:pPr>
            <w:ins w:id="193" w:author="Microsoft Office User" w:date="2026-10-15T11:38:00Z">
              <w:r>
                <w:rPr>
                  <w:b/>
                  <w:bCs/>
                </w:rPr>
                <w:t>Discernment</w:t>
              </w:r>
            </w:ins>
          </w:p>
          <w:p w14:paraId="3AB976BB" w14:textId="77777777" w:rsidR="00B461CA" w:rsidRDefault="00B461CA" w:rsidP="00436342">
            <w:pPr>
              <w:rPr>
                <w:ins w:id="194" w:author="Microsoft Office User" w:date="2026-10-15T11:38:00Z"/>
              </w:rPr>
            </w:pPr>
            <w:ins w:id="195" w:author="Microsoft Office User" w:date="2026-10-15T11:38:00Z">
              <w:r>
                <w:t>Accurately assessing the usefulness of AI outputs and behaviours.</w:t>
              </w:r>
            </w:ins>
          </w:p>
        </w:tc>
        <w:tc>
          <w:tcPr>
            <w:tcW w:w="4905" w:type="dxa"/>
            <w:tcMar>
              <w:top w:w="100" w:type="dxa"/>
              <w:left w:w="140" w:type="dxa"/>
              <w:bottom w:w="100" w:type="dxa"/>
              <w:right w:w="140" w:type="dxa"/>
            </w:tcMar>
          </w:tcPr>
          <w:p w14:paraId="780CBDD8" w14:textId="77777777" w:rsidR="00B461CA" w:rsidRDefault="00B461CA" w:rsidP="00436342">
            <w:pPr>
              <w:spacing w:after="40"/>
              <w:rPr>
                <w:ins w:id="196" w:author="Microsoft Office User" w:date="2026-10-15T11:38:00Z"/>
              </w:rPr>
            </w:pPr>
            <w:ins w:id="197" w:author="Microsoft Office User" w:date="2026-10-15T11:38:00Z">
              <w:r>
                <w:rPr>
                  <w:b/>
                  <w:bCs/>
                </w:rPr>
                <w:t>Diligence</w:t>
              </w:r>
            </w:ins>
          </w:p>
          <w:p w14:paraId="1BDC067A" w14:textId="77777777" w:rsidR="00B461CA" w:rsidRDefault="00B461CA" w:rsidP="00436342">
            <w:pPr>
              <w:rPr>
                <w:ins w:id="198" w:author="Microsoft Office User" w:date="2026-10-15T11:38:00Z"/>
              </w:rPr>
            </w:pPr>
            <w:ins w:id="199" w:author="Microsoft Office User" w:date="2026-10-15T11:38:00Z">
              <w:r>
                <w:t>Taking responsibility for what we do with AI and how we do it.</w:t>
              </w:r>
            </w:ins>
          </w:p>
        </w:tc>
      </w:tr>
    </w:tbl>
    <w:p w14:paraId="5830D08A" w14:textId="77777777" w:rsidR="00B461CA" w:rsidRDefault="00B461CA" w:rsidP="00B461CA">
      <w:pPr>
        <w:rPr>
          <w:ins w:id="200" w:author="Microsoft Office User" w:date="2026-10-15T11:38:00Z"/>
          <w:rFonts w:ascii="Arial" w:eastAsia="Arial" w:hAnsi="Arial" w:cs="Arial"/>
          <w:sz w:val="26"/>
          <w:szCs w:val="26"/>
        </w:rPr>
        <w:sectPr w:rsidR="00B461CA" w:rsidSect="00F22DB0">
          <w:footerReference w:type="default" r:id="rId11"/>
          <w:pgSz w:w="11906" w:h="16838"/>
          <w:pgMar w:top="1134" w:right="1134" w:bottom="1134" w:left="1134" w:header="709" w:footer="709" w:gutter="0"/>
          <w:pgNumType w:start="1"/>
          <w:cols w:space="720"/>
        </w:sectPr>
      </w:pPr>
    </w:p>
    <w:p w14:paraId="63BD289B" w14:textId="77777777" w:rsidR="00B461CA" w:rsidRDefault="00B461CA" w:rsidP="00B461CA">
      <w:pPr>
        <w:spacing w:after="100"/>
        <w:rPr>
          <w:ins w:id="201" w:author="Microsoft Office User" w:date="2026-10-15T11:38:00Z"/>
          <w:color w:val="212529"/>
        </w:rPr>
      </w:pPr>
      <w:ins w:id="202" w:author="Microsoft Office User" w:date="2026-10-15T11:38:00Z">
        <w:r>
          <w:rPr>
            <w:color w:val="212529"/>
          </w:rPr>
          <w:lastRenderedPageBreak/>
          <w:t>AI tools may be used in this assessment. Your use of AI will be assessed across the four ‘D’ competencies of the AI Fluency Framework.</w:t>
        </w:r>
      </w:ins>
    </w:p>
    <w:p w14:paraId="6ACBA06B" w14:textId="77777777" w:rsidR="00B461CA" w:rsidRDefault="00B461CA" w:rsidP="00B461CA">
      <w:pPr>
        <w:spacing w:after="100"/>
        <w:rPr>
          <w:ins w:id="203" w:author="Microsoft Office User" w:date="2026-10-15T11:38:00Z"/>
          <w:color w:val="212529"/>
        </w:rPr>
      </w:pPr>
      <w:ins w:id="204" w:author="Microsoft Office User" w:date="2026-10-15T11:38:00Z">
        <w:r>
          <w:rPr>
            <w:color w:val="212529"/>
          </w:rPr>
          <w:t>Please see below. Note that for Software Development Fundamentals you are required to include an Appendix to show how you used AI. A sample has been provided.</w:t>
        </w:r>
      </w:ins>
    </w:p>
    <w:p w14:paraId="20D6081B" w14:textId="77777777" w:rsidR="00B461CA" w:rsidRDefault="00B461CA" w:rsidP="00B461CA">
      <w:pPr>
        <w:pStyle w:val="Heading1"/>
        <w:keepNext w:val="0"/>
        <w:keepLines w:val="0"/>
        <w:spacing w:before="0"/>
        <w:rPr>
          <w:ins w:id="205" w:author="Microsoft Office User" w:date="2026-10-15T11:38:00Z"/>
          <w:b/>
          <w:bCs/>
        </w:rPr>
      </w:pPr>
      <w:ins w:id="206" w:author="Microsoft Office User" w:date="2026-10-15T11:38:00Z">
        <w:r>
          <w:rPr>
            <w:sz w:val="28"/>
            <w:szCs w:val="28"/>
          </w:rPr>
          <w:t>AI Declaration using the AI Fluency Framework</w:t>
        </w:r>
      </w:ins>
    </w:p>
    <w:p w14:paraId="4E01C88D" w14:textId="77777777" w:rsidR="00B461CA" w:rsidRDefault="00B461CA" w:rsidP="00B461CA">
      <w:pPr>
        <w:rPr>
          <w:ins w:id="207" w:author="Microsoft Office User" w:date="2026-10-15T11:38:00Z"/>
          <w:i/>
          <w:iCs/>
          <w:color w:val="545454"/>
          <w:sz w:val="20"/>
          <w:szCs w:val="20"/>
        </w:rPr>
      </w:pPr>
      <w:ins w:id="208" w:author="Microsoft Office User" w:date="2026-10-15T11:38:00Z">
        <w:r>
          <w:rPr>
            <w:i/>
            <w:iCs/>
            <w:color w:val="545454"/>
            <w:sz w:val="20"/>
            <w:szCs w:val="20"/>
          </w:rPr>
          <w:t>For use in assessment briefs and student submissions. Lecturers complete the Lecturer Expectations column per assessment; students complete the Student Response column.</w:t>
        </w:r>
      </w:ins>
    </w:p>
    <w:p w14:paraId="3577B3C6" w14:textId="77777777" w:rsidR="00B461CA" w:rsidRDefault="00B461CA" w:rsidP="00B461CA">
      <w:pPr>
        <w:rPr>
          <w:ins w:id="209" w:author="Microsoft Office User" w:date="2026-10-15T11:38:00Z"/>
          <w:i/>
          <w:iCs/>
          <w:color w:val="545454"/>
          <w:sz w:val="20"/>
          <w:szCs w:val="20"/>
        </w:rPr>
      </w:pPr>
    </w:p>
    <w:tbl>
      <w:tblPr>
        <w:tblStyle w:val="TableGrid"/>
        <w:tblW w:w="0" w:type="auto"/>
        <w:tblLook w:val="04A0" w:firstRow="1" w:lastRow="0" w:firstColumn="1" w:lastColumn="0" w:noHBand="0" w:noVBand="1"/>
      </w:tblPr>
      <w:tblGrid>
        <w:gridCol w:w="2418"/>
        <w:gridCol w:w="2485"/>
        <w:gridCol w:w="2422"/>
        <w:gridCol w:w="2303"/>
      </w:tblGrid>
      <w:tr w:rsidR="00C56884" w14:paraId="2ED1F2F4" w14:textId="77777777" w:rsidTr="00436342">
        <w:trPr>
          <w:ins w:id="210" w:author="Microsoft Office User" w:date="2026-10-15T11:38:00Z"/>
        </w:trPr>
        <w:tc>
          <w:tcPr>
            <w:tcW w:w="3640" w:type="dxa"/>
            <w:vAlign w:val="center"/>
          </w:tcPr>
          <w:p w14:paraId="4C3871A5" w14:textId="77777777" w:rsidR="00B461CA" w:rsidRDefault="00B461CA" w:rsidP="00436342">
            <w:pPr>
              <w:rPr>
                <w:ins w:id="211" w:author="Microsoft Office User" w:date="2026-10-15T11:38:00Z"/>
                <w:i/>
                <w:iCs/>
                <w:color w:val="545454"/>
                <w:sz w:val="20"/>
                <w:szCs w:val="20"/>
                <w:highlight w:val="yellow"/>
              </w:rPr>
            </w:pPr>
            <w:ins w:id="212" w:author="Microsoft Office User" w:date="2026-10-15T11:38:00Z">
              <w:r>
                <w:rPr>
                  <w:b/>
                  <w:bCs/>
                </w:rPr>
                <w:t>AI competence</w:t>
              </w:r>
            </w:ins>
          </w:p>
        </w:tc>
        <w:tc>
          <w:tcPr>
            <w:tcW w:w="3640" w:type="dxa"/>
            <w:vAlign w:val="center"/>
          </w:tcPr>
          <w:p w14:paraId="2C6CA20E" w14:textId="77777777" w:rsidR="00B461CA" w:rsidRDefault="00B461CA" w:rsidP="00436342">
            <w:pPr>
              <w:rPr>
                <w:ins w:id="213" w:author="Microsoft Office User" w:date="2026-10-15T11:38:00Z"/>
                <w:i/>
                <w:iCs/>
                <w:color w:val="545454"/>
                <w:sz w:val="20"/>
                <w:szCs w:val="20"/>
                <w:highlight w:val="yellow"/>
              </w:rPr>
            </w:pPr>
            <w:ins w:id="214" w:author="Microsoft Office User" w:date="2026-10-15T11:38:00Z">
              <w:r>
                <w:rPr>
                  <w:b/>
                  <w:bCs/>
                </w:rPr>
                <w:t>Reflective prompts (to students)</w:t>
              </w:r>
            </w:ins>
          </w:p>
        </w:tc>
        <w:tc>
          <w:tcPr>
            <w:tcW w:w="3640" w:type="dxa"/>
            <w:vAlign w:val="center"/>
          </w:tcPr>
          <w:p w14:paraId="5E91C821" w14:textId="77777777" w:rsidR="00B461CA" w:rsidRDefault="00B461CA" w:rsidP="00436342">
            <w:pPr>
              <w:rPr>
                <w:ins w:id="215" w:author="Microsoft Office User" w:date="2026-10-15T11:38:00Z"/>
                <w:i/>
                <w:iCs/>
                <w:color w:val="545454"/>
                <w:sz w:val="20"/>
                <w:szCs w:val="20"/>
                <w:highlight w:val="yellow"/>
              </w:rPr>
            </w:pPr>
            <w:ins w:id="216" w:author="Microsoft Office User" w:date="2026-10-15T11:38:00Z">
              <w:r>
                <w:rPr>
                  <w:b/>
                  <w:bCs/>
                </w:rPr>
                <w:t>Lecturer expectations</w:t>
              </w:r>
            </w:ins>
          </w:p>
        </w:tc>
        <w:tc>
          <w:tcPr>
            <w:tcW w:w="3640" w:type="dxa"/>
            <w:vAlign w:val="center"/>
          </w:tcPr>
          <w:p w14:paraId="19B77A0D" w14:textId="77777777" w:rsidR="00B461CA" w:rsidRDefault="00B461CA" w:rsidP="00436342">
            <w:pPr>
              <w:rPr>
                <w:ins w:id="217" w:author="Microsoft Office User" w:date="2026-10-15T11:38:00Z"/>
                <w:i/>
                <w:iCs/>
                <w:color w:val="545454"/>
                <w:sz w:val="20"/>
                <w:szCs w:val="20"/>
                <w:highlight w:val="yellow"/>
              </w:rPr>
            </w:pPr>
            <w:ins w:id="218" w:author="Microsoft Office User" w:date="2026-10-15T11:38:00Z">
              <w:r>
                <w:rPr>
                  <w:b/>
                  <w:bCs/>
                </w:rPr>
                <w:t>Student response</w:t>
              </w:r>
            </w:ins>
          </w:p>
        </w:tc>
      </w:tr>
      <w:tr w:rsidR="00C56884" w14:paraId="7A982A52" w14:textId="77777777" w:rsidTr="00436342">
        <w:trPr>
          <w:ins w:id="219" w:author="Microsoft Office User" w:date="2026-10-15T11:38:00Z"/>
        </w:trPr>
        <w:tc>
          <w:tcPr>
            <w:tcW w:w="3640" w:type="dxa"/>
          </w:tcPr>
          <w:p w14:paraId="47625740" w14:textId="77777777" w:rsidR="00B461CA" w:rsidRPr="006D35A3" w:rsidRDefault="00B461CA" w:rsidP="00436342">
            <w:pPr>
              <w:rPr>
                <w:ins w:id="220" w:author="Microsoft Office User" w:date="2026-10-15T11:38:00Z"/>
              </w:rPr>
            </w:pPr>
            <w:ins w:id="221" w:author="Microsoft Office User" w:date="2026-10-15T11:38:00Z">
              <w:r w:rsidRPr="006D35A3">
                <w:rPr>
                  <w:b/>
                  <w:bCs/>
                </w:rPr>
                <w:t>Delegation</w:t>
              </w:r>
            </w:ins>
          </w:p>
          <w:p w14:paraId="22BA1F93" w14:textId="77777777" w:rsidR="00B461CA" w:rsidRPr="006D35A3" w:rsidRDefault="00B461CA" w:rsidP="00436342">
            <w:pPr>
              <w:rPr>
                <w:ins w:id="222" w:author="Microsoft Office User" w:date="2026-10-15T11:38:00Z"/>
                <w:i/>
                <w:iCs/>
                <w:color w:val="545454"/>
                <w:sz w:val="20"/>
                <w:szCs w:val="20"/>
              </w:rPr>
            </w:pPr>
            <w:ins w:id="223" w:author="Microsoft Office User" w:date="2026-10-15T11:38:00Z">
              <w:r w:rsidRPr="006D35A3">
                <w:rPr>
                  <w:i/>
                  <w:iCs/>
                </w:rPr>
                <w:t>Deciding whether &amp; when to use AI</w:t>
              </w:r>
            </w:ins>
          </w:p>
        </w:tc>
        <w:tc>
          <w:tcPr>
            <w:tcW w:w="3640" w:type="dxa"/>
          </w:tcPr>
          <w:p w14:paraId="5959FE67" w14:textId="77777777" w:rsidR="00B461CA" w:rsidRPr="006D35A3" w:rsidRDefault="00B461CA" w:rsidP="00436342">
            <w:pPr>
              <w:rPr>
                <w:ins w:id="224" w:author="Microsoft Office User" w:date="2026-10-15T11:38:00Z"/>
                <w:i/>
                <w:iCs/>
                <w:color w:val="545454"/>
                <w:sz w:val="20"/>
                <w:szCs w:val="20"/>
              </w:rPr>
            </w:pPr>
            <w:ins w:id="225" w:author="Microsoft Office User" w:date="2026-10-15T11:38:00Z">
              <w:r w:rsidRPr="006D35A3">
                <w:t>Identify the specific tasks in this assessment where you chose to use AI, and explain your reasoning. Where did AI add value? Where did you decide not to use it, and why?</w:t>
              </w:r>
            </w:ins>
          </w:p>
        </w:tc>
        <w:tc>
          <w:tcPr>
            <w:tcW w:w="3640" w:type="dxa"/>
          </w:tcPr>
          <w:p w14:paraId="6C819181" w14:textId="77777777" w:rsidR="00B461CA" w:rsidRDefault="00B461CA" w:rsidP="00436342">
            <w:pPr>
              <w:rPr>
                <w:ins w:id="226" w:author="Microsoft Office User" w:date="2026-10-15T11:38:00Z"/>
                <w:b/>
                <w:bCs/>
                <w:sz w:val="20"/>
                <w:szCs w:val="20"/>
              </w:rPr>
            </w:pPr>
          </w:p>
          <w:p w14:paraId="41B7E4C5" w14:textId="77777777" w:rsidR="00B461CA" w:rsidRPr="001D237B" w:rsidRDefault="00B461CA" w:rsidP="00436342">
            <w:pPr>
              <w:rPr>
                <w:ins w:id="227" w:author="Microsoft Office User" w:date="2026-10-15T11:38:00Z"/>
                <w:sz w:val="20"/>
                <w:szCs w:val="20"/>
              </w:rPr>
            </w:pPr>
            <w:ins w:id="228" w:author="Microsoft Office User" w:date="2026-10-15T11:38:00Z">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ins>
          </w:p>
          <w:p w14:paraId="46D02A6A" w14:textId="77777777" w:rsidR="00B461CA" w:rsidRDefault="00B461CA" w:rsidP="00436342">
            <w:pPr>
              <w:rPr>
                <w:ins w:id="229" w:author="Microsoft Office User" w:date="2026-10-15T11:38:00Z"/>
                <w:b/>
                <w:bCs/>
                <w:sz w:val="20"/>
                <w:szCs w:val="20"/>
              </w:rPr>
            </w:pPr>
          </w:p>
          <w:p w14:paraId="3AF7FDF9" w14:textId="77777777" w:rsidR="00B461CA" w:rsidRDefault="00B461CA" w:rsidP="00436342">
            <w:pPr>
              <w:rPr>
                <w:ins w:id="230" w:author="Microsoft Office User" w:date="2026-10-15T11:38:00Z"/>
                <w:b/>
                <w:bCs/>
                <w:sz w:val="20"/>
                <w:szCs w:val="20"/>
              </w:rPr>
            </w:pPr>
          </w:p>
          <w:p w14:paraId="56D70EA6" w14:textId="77777777" w:rsidR="00B461CA" w:rsidRPr="006D35A3" w:rsidRDefault="00B461CA" w:rsidP="00B461CA">
            <w:pPr>
              <w:pStyle w:val="ListParagraph"/>
              <w:numPr>
                <w:ilvl w:val="0"/>
                <w:numId w:val="12"/>
              </w:numPr>
              <w:ind w:left="403"/>
              <w:rPr>
                <w:ins w:id="231" w:author="Microsoft Office User" w:date="2026-10-15T11:38:00Z"/>
                <w:b/>
                <w:bCs/>
                <w:color w:val="545454"/>
                <w:sz w:val="20"/>
                <w:szCs w:val="20"/>
              </w:rPr>
            </w:pPr>
          </w:p>
        </w:tc>
        <w:tc>
          <w:tcPr>
            <w:tcW w:w="3640" w:type="dxa"/>
          </w:tcPr>
          <w:p w14:paraId="1359E44D" w14:textId="0BD32064" w:rsidR="00B461CA" w:rsidRPr="00C56884" w:rsidRDefault="00C56884" w:rsidP="00436342">
            <w:pPr>
              <w:rPr>
                <w:ins w:id="232" w:author="Microsoft Office User" w:date="2026-10-15T11:38:00Z"/>
                <w:color w:val="000000" w:themeColor="text1"/>
                <w:sz w:val="20"/>
                <w:szCs w:val="20"/>
                <w:rPrChange w:id="233" w:author="Microsoft Office User" w:date="2026-10-15T11:52:00Z">
                  <w:rPr>
                    <w:ins w:id="234" w:author="Microsoft Office User" w:date="2026-10-15T11:38:00Z"/>
                    <w:color w:val="545454"/>
                    <w:sz w:val="20"/>
                    <w:szCs w:val="20"/>
                  </w:rPr>
                </w:rPrChange>
              </w:rPr>
            </w:pPr>
            <w:ins w:id="235" w:author="Microsoft Office User" w:date="2026-10-15T11:49:00Z">
              <w:r w:rsidRPr="00C56884">
                <w:rPr>
                  <w:color w:val="000000" w:themeColor="text1"/>
                  <w:sz w:val="20"/>
                  <w:szCs w:val="20"/>
                  <w:rPrChange w:id="236" w:author="Microsoft Office User" w:date="2026-10-15T11:52:00Z">
                    <w:rPr>
                      <w:color w:val="545454"/>
                      <w:sz w:val="20"/>
                      <w:szCs w:val="20"/>
                    </w:rPr>
                  </w:rPrChange>
                </w:rPr>
                <w:t xml:space="preserve">Grammarly check the </w:t>
              </w:r>
            </w:ins>
            <w:ins w:id="237" w:author="Microsoft Office User" w:date="2026-10-20T09:23:00Z">
              <w:r w:rsidR="009427BD">
                <w:rPr>
                  <w:color w:val="000000" w:themeColor="text1"/>
                  <w:sz w:val="20"/>
                  <w:szCs w:val="20"/>
                </w:rPr>
                <w:t>orthography</w:t>
              </w:r>
            </w:ins>
            <w:ins w:id="238" w:author="Microsoft Office User" w:date="2026-10-15T11:49:00Z">
              <w:r w:rsidRPr="00C56884">
                <w:rPr>
                  <w:color w:val="000000" w:themeColor="text1"/>
                  <w:sz w:val="20"/>
                  <w:szCs w:val="20"/>
                  <w:rPrChange w:id="239" w:author="Microsoft Office User" w:date="2026-10-15T11:52:00Z">
                    <w:rPr>
                      <w:color w:val="545454"/>
                      <w:sz w:val="20"/>
                      <w:szCs w:val="20"/>
                    </w:rPr>
                  </w:rPrChange>
                </w:rPr>
                <w:t xml:space="preserve"> of the completely document, I dec</w:t>
              </w:r>
            </w:ins>
            <w:ins w:id="240" w:author="Microsoft Office User" w:date="2026-10-15T11:50:00Z">
              <w:r w:rsidRPr="00C56884">
                <w:rPr>
                  <w:color w:val="000000" w:themeColor="text1"/>
                  <w:sz w:val="20"/>
                  <w:szCs w:val="20"/>
                  <w:rPrChange w:id="241" w:author="Microsoft Office User" w:date="2026-10-15T11:52:00Z">
                    <w:rPr>
                      <w:color w:val="545454"/>
                      <w:sz w:val="20"/>
                      <w:szCs w:val="20"/>
                    </w:rPr>
                  </w:rPrChange>
                </w:rPr>
                <w:t>ided to use it because I know that I could have too many mistakes.</w:t>
              </w:r>
            </w:ins>
          </w:p>
        </w:tc>
      </w:tr>
      <w:tr w:rsidR="00C56884" w14:paraId="541B708D" w14:textId="77777777" w:rsidTr="00436342">
        <w:trPr>
          <w:ins w:id="242" w:author="Microsoft Office User" w:date="2026-10-15T11:38:00Z"/>
        </w:trPr>
        <w:tc>
          <w:tcPr>
            <w:tcW w:w="3640" w:type="dxa"/>
          </w:tcPr>
          <w:p w14:paraId="3A9C8F83" w14:textId="77777777" w:rsidR="00B461CA" w:rsidRDefault="00B461CA" w:rsidP="00436342">
            <w:pPr>
              <w:rPr>
                <w:ins w:id="243" w:author="Microsoft Office User" w:date="2026-10-15T11:38:00Z"/>
              </w:rPr>
            </w:pPr>
            <w:ins w:id="244" w:author="Microsoft Office User" w:date="2026-10-15T11:38:00Z">
              <w:r>
                <w:rPr>
                  <w:b/>
                  <w:bCs/>
                </w:rPr>
                <w:t>Description</w:t>
              </w:r>
            </w:ins>
          </w:p>
          <w:p w14:paraId="233A7B05" w14:textId="77777777" w:rsidR="00B461CA" w:rsidRPr="006D35A3" w:rsidRDefault="00B461CA" w:rsidP="00436342">
            <w:pPr>
              <w:rPr>
                <w:ins w:id="245" w:author="Microsoft Office User" w:date="2026-10-15T11:38:00Z"/>
                <w:i/>
                <w:iCs/>
                <w:color w:val="545454"/>
                <w:sz w:val="20"/>
                <w:szCs w:val="20"/>
              </w:rPr>
            </w:pPr>
            <w:ins w:id="246" w:author="Microsoft Office User" w:date="2026-10-15T11:38:00Z">
              <w:r>
                <w:rPr>
                  <w:i/>
                  <w:iCs/>
                </w:rPr>
                <w:t>How you prompted the AI</w:t>
              </w:r>
            </w:ins>
          </w:p>
        </w:tc>
        <w:tc>
          <w:tcPr>
            <w:tcW w:w="3640" w:type="dxa"/>
          </w:tcPr>
          <w:p w14:paraId="158E2DE9" w14:textId="77777777" w:rsidR="00B461CA" w:rsidRPr="006D35A3" w:rsidRDefault="00B461CA" w:rsidP="00436342">
            <w:pPr>
              <w:rPr>
                <w:ins w:id="247" w:author="Microsoft Office User" w:date="2026-10-15T11:38:00Z"/>
                <w:i/>
                <w:iCs/>
                <w:color w:val="545454"/>
                <w:sz w:val="20"/>
                <w:szCs w:val="20"/>
              </w:rPr>
            </w:pPr>
            <w:ins w:id="248" w:author="Microsoft Office User" w:date="2026-10-15T11:38:00Z">
              <w:r>
                <w:t>Include the exact prompts you used in your appendix (recorded on the AI Tools declaration). Reflect on how you communicated your goals to the AI — did you need to iterate or refine your prompts to get useful output?</w:t>
              </w:r>
            </w:ins>
          </w:p>
        </w:tc>
        <w:tc>
          <w:tcPr>
            <w:tcW w:w="3640" w:type="dxa"/>
          </w:tcPr>
          <w:p w14:paraId="0A83F4E0" w14:textId="77777777" w:rsidR="00B461CA" w:rsidRPr="001D237B" w:rsidRDefault="00B461CA" w:rsidP="00436342">
            <w:pPr>
              <w:rPr>
                <w:ins w:id="249" w:author="Microsoft Office User" w:date="2026-10-15T11:38:00Z"/>
                <w:sz w:val="20"/>
                <w:szCs w:val="20"/>
              </w:rPr>
            </w:pPr>
            <w:ins w:id="250" w:author="Microsoft Office User" w:date="2026-10-15T11:38:00Z">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ins>
          </w:p>
          <w:p w14:paraId="0355F5D1" w14:textId="77777777" w:rsidR="00B461CA" w:rsidRPr="006D35A3" w:rsidRDefault="00B461CA" w:rsidP="00436342">
            <w:pPr>
              <w:rPr>
                <w:ins w:id="251" w:author="Microsoft Office User" w:date="2026-10-15T11:38:00Z"/>
                <w:sz w:val="20"/>
                <w:szCs w:val="20"/>
              </w:rPr>
            </w:pPr>
          </w:p>
          <w:p w14:paraId="13C40E7F" w14:textId="77777777" w:rsidR="00B461CA" w:rsidRPr="006D35A3" w:rsidRDefault="00B461CA" w:rsidP="00436342">
            <w:pPr>
              <w:rPr>
                <w:ins w:id="252" w:author="Microsoft Office User" w:date="2026-10-15T11:38:00Z"/>
                <w:sz w:val="20"/>
                <w:szCs w:val="20"/>
              </w:rPr>
            </w:pPr>
          </w:p>
          <w:p w14:paraId="636CE11F" w14:textId="77777777" w:rsidR="00B461CA" w:rsidRPr="006D35A3" w:rsidRDefault="00B461CA" w:rsidP="00436342">
            <w:pPr>
              <w:rPr>
                <w:ins w:id="253" w:author="Microsoft Office User" w:date="2026-10-15T11:38:00Z"/>
                <w:sz w:val="20"/>
                <w:szCs w:val="20"/>
              </w:rPr>
            </w:pPr>
          </w:p>
          <w:p w14:paraId="63054AEF" w14:textId="77777777" w:rsidR="00B461CA" w:rsidRPr="00BF456A" w:rsidRDefault="00B461CA" w:rsidP="00436342">
            <w:pPr>
              <w:rPr>
                <w:ins w:id="254" w:author="Microsoft Office User" w:date="2026-10-15T11:38:00Z"/>
                <w:sz w:val="20"/>
                <w:szCs w:val="20"/>
              </w:rPr>
            </w:pPr>
          </w:p>
        </w:tc>
        <w:tc>
          <w:tcPr>
            <w:tcW w:w="3640" w:type="dxa"/>
          </w:tcPr>
          <w:p w14:paraId="5D18A982" w14:textId="77777777" w:rsidR="00B461CA" w:rsidRPr="00C56884" w:rsidRDefault="00C56884" w:rsidP="00436342">
            <w:pPr>
              <w:rPr>
                <w:ins w:id="255" w:author="Microsoft Office User" w:date="2026-10-15T11:38:00Z"/>
                <w:color w:val="000000" w:themeColor="text1"/>
                <w:sz w:val="20"/>
                <w:szCs w:val="20"/>
                <w:rPrChange w:id="256" w:author="Microsoft Office User" w:date="2026-10-15T11:52:00Z">
                  <w:rPr>
                    <w:ins w:id="257" w:author="Microsoft Office User" w:date="2026-10-15T11:38:00Z"/>
                    <w:sz w:val="20"/>
                    <w:szCs w:val="20"/>
                  </w:rPr>
                </w:rPrChange>
              </w:rPr>
            </w:pPr>
            <w:ins w:id="258" w:author="Microsoft Office User" w:date="2026-10-15T11:50:00Z">
              <w:r w:rsidRPr="00C56884">
                <w:rPr>
                  <w:color w:val="000000" w:themeColor="text1"/>
                  <w:sz w:val="20"/>
                  <w:szCs w:val="20"/>
                  <w:rPrChange w:id="259" w:author="Microsoft Office User" w:date="2026-10-15T11:52:00Z">
                    <w:rPr>
                      <w:sz w:val="20"/>
                      <w:szCs w:val="20"/>
                    </w:rPr>
                  </w:rPrChange>
                </w:rPr>
                <w:t>I just did a document in Grammarly when I had finished to</w:t>
              </w:r>
            </w:ins>
            <w:ins w:id="260" w:author="Microsoft Office User" w:date="2026-10-15T11:51:00Z">
              <w:r w:rsidRPr="00C56884">
                <w:rPr>
                  <w:color w:val="000000" w:themeColor="text1"/>
                  <w:sz w:val="20"/>
                  <w:szCs w:val="20"/>
                  <w:rPrChange w:id="261" w:author="Microsoft Office User" w:date="2026-10-15T11:52:00Z">
                    <w:rPr>
                      <w:sz w:val="20"/>
                      <w:szCs w:val="20"/>
                    </w:rPr>
                  </w:rPrChange>
                </w:rPr>
                <w:t xml:space="preserve"> write the project.</w:t>
              </w:r>
            </w:ins>
          </w:p>
          <w:p w14:paraId="162BD5A4" w14:textId="77777777" w:rsidR="00B461CA" w:rsidRPr="00C56884" w:rsidRDefault="00B461CA" w:rsidP="00436342">
            <w:pPr>
              <w:rPr>
                <w:ins w:id="262" w:author="Microsoft Office User" w:date="2026-10-15T11:38:00Z"/>
                <w:color w:val="000000" w:themeColor="text1"/>
                <w:sz w:val="20"/>
                <w:szCs w:val="20"/>
                <w:rPrChange w:id="263" w:author="Microsoft Office User" w:date="2026-10-15T11:52:00Z">
                  <w:rPr>
                    <w:ins w:id="264" w:author="Microsoft Office User" w:date="2026-10-15T11:38:00Z"/>
                    <w:sz w:val="20"/>
                    <w:szCs w:val="20"/>
                  </w:rPr>
                </w:rPrChange>
              </w:rPr>
            </w:pPr>
          </w:p>
          <w:p w14:paraId="2AAFC042" w14:textId="77777777" w:rsidR="00B461CA" w:rsidRPr="00C56884" w:rsidRDefault="00B461CA" w:rsidP="00436342">
            <w:pPr>
              <w:rPr>
                <w:ins w:id="265" w:author="Microsoft Office User" w:date="2026-10-15T11:38:00Z"/>
                <w:color w:val="000000" w:themeColor="text1"/>
                <w:sz w:val="20"/>
                <w:szCs w:val="20"/>
                <w:rPrChange w:id="266" w:author="Microsoft Office User" w:date="2026-10-15T11:52:00Z">
                  <w:rPr>
                    <w:ins w:id="267" w:author="Microsoft Office User" w:date="2026-10-15T11:38:00Z"/>
                    <w:sz w:val="20"/>
                    <w:szCs w:val="20"/>
                  </w:rPr>
                </w:rPrChange>
              </w:rPr>
            </w:pPr>
          </w:p>
          <w:p w14:paraId="336F68FD" w14:textId="77777777" w:rsidR="00B461CA" w:rsidRPr="00C56884" w:rsidRDefault="00B461CA" w:rsidP="00436342">
            <w:pPr>
              <w:rPr>
                <w:ins w:id="268" w:author="Microsoft Office User" w:date="2026-10-15T11:38:00Z"/>
                <w:color w:val="000000" w:themeColor="text1"/>
                <w:sz w:val="20"/>
                <w:szCs w:val="20"/>
                <w:rPrChange w:id="269" w:author="Microsoft Office User" w:date="2026-10-15T11:52:00Z">
                  <w:rPr>
                    <w:ins w:id="270" w:author="Microsoft Office User" w:date="2026-10-15T11:38:00Z"/>
                    <w:sz w:val="20"/>
                    <w:szCs w:val="20"/>
                  </w:rPr>
                </w:rPrChange>
              </w:rPr>
            </w:pPr>
          </w:p>
        </w:tc>
      </w:tr>
      <w:tr w:rsidR="00C56884" w14:paraId="6F1869D2" w14:textId="77777777" w:rsidTr="00436342">
        <w:trPr>
          <w:ins w:id="271" w:author="Microsoft Office User" w:date="2026-10-15T11:38:00Z"/>
        </w:trPr>
        <w:tc>
          <w:tcPr>
            <w:tcW w:w="3640" w:type="dxa"/>
          </w:tcPr>
          <w:p w14:paraId="3BB9A55E" w14:textId="77777777" w:rsidR="00B461CA" w:rsidRDefault="00B461CA" w:rsidP="00436342">
            <w:pPr>
              <w:rPr>
                <w:ins w:id="272" w:author="Microsoft Office User" w:date="2026-10-15T11:38:00Z"/>
              </w:rPr>
            </w:pPr>
            <w:ins w:id="273" w:author="Microsoft Office User" w:date="2026-10-15T11:38:00Z">
              <w:r>
                <w:rPr>
                  <w:b/>
                  <w:bCs/>
                </w:rPr>
                <w:t>Discernment</w:t>
              </w:r>
            </w:ins>
          </w:p>
          <w:p w14:paraId="5C09E050" w14:textId="77777777" w:rsidR="00B461CA" w:rsidRPr="006D35A3" w:rsidRDefault="00B461CA" w:rsidP="00436342">
            <w:pPr>
              <w:rPr>
                <w:ins w:id="274" w:author="Microsoft Office User" w:date="2026-10-15T11:38:00Z"/>
                <w:i/>
                <w:iCs/>
                <w:color w:val="545454"/>
                <w:sz w:val="20"/>
                <w:szCs w:val="20"/>
              </w:rPr>
            </w:pPr>
            <w:ins w:id="275" w:author="Microsoft Office User" w:date="2026-10-15T11:38:00Z">
              <w:r>
                <w:rPr>
                  <w:i/>
                  <w:iCs/>
                </w:rPr>
                <w:t>Evaluating what the AI produced</w:t>
              </w:r>
            </w:ins>
          </w:p>
        </w:tc>
        <w:tc>
          <w:tcPr>
            <w:tcW w:w="3640" w:type="dxa"/>
          </w:tcPr>
          <w:p w14:paraId="01EF3CC0" w14:textId="77777777" w:rsidR="00B461CA" w:rsidRPr="006D35A3" w:rsidRDefault="00B461CA" w:rsidP="00436342">
            <w:pPr>
              <w:rPr>
                <w:ins w:id="276" w:author="Microsoft Office User" w:date="2026-10-15T11:38:00Z"/>
                <w:i/>
                <w:iCs/>
                <w:color w:val="545454"/>
                <w:sz w:val="20"/>
                <w:szCs w:val="20"/>
              </w:rPr>
            </w:pPr>
            <w:ins w:id="277" w:author="Microsoft Office User" w:date="2026-10-15T11:38:00Z">
              <w:r>
                <w:t>In your reflection, critically evaluate the AI output: what did you accept, modify, or reject — and why? Assess accuracy, relevance, and quality. You are responsible for verifying all AI-generated content before submitting.</w:t>
              </w:r>
            </w:ins>
          </w:p>
        </w:tc>
        <w:tc>
          <w:tcPr>
            <w:tcW w:w="3640" w:type="dxa"/>
          </w:tcPr>
          <w:p w14:paraId="51FA4380" w14:textId="77777777" w:rsidR="00B461CA" w:rsidRPr="006D35A3" w:rsidRDefault="00B461CA" w:rsidP="00436342">
            <w:pPr>
              <w:rPr>
                <w:ins w:id="278" w:author="Microsoft Office User" w:date="2026-10-15T11:38:00Z"/>
                <w:sz w:val="20"/>
                <w:szCs w:val="20"/>
              </w:rPr>
            </w:pPr>
          </w:p>
          <w:p w14:paraId="08FC76B9" w14:textId="77777777" w:rsidR="00B461CA" w:rsidRPr="006D35A3" w:rsidRDefault="00B461CA" w:rsidP="00436342">
            <w:pPr>
              <w:rPr>
                <w:ins w:id="279" w:author="Microsoft Office User" w:date="2026-10-15T11:38:00Z"/>
                <w:sz w:val="20"/>
                <w:szCs w:val="20"/>
              </w:rPr>
            </w:pPr>
            <w:ins w:id="280" w:author="Microsoft Office User" w:date="2026-10-15T11:38:00Z">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ins>
          </w:p>
          <w:p w14:paraId="58634CEE" w14:textId="77777777" w:rsidR="00B461CA" w:rsidRPr="006D35A3" w:rsidRDefault="00B461CA" w:rsidP="00436342">
            <w:pPr>
              <w:rPr>
                <w:ins w:id="281" w:author="Microsoft Office User" w:date="2026-10-15T11:38:00Z"/>
                <w:sz w:val="20"/>
                <w:szCs w:val="20"/>
              </w:rPr>
            </w:pPr>
          </w:p>
          <w:p w14:paraId="748B295D" w14:textId="77777777" w:rsidR="00B461CA" w:rsidRPr="00BF456A" w:rsidRDefault="00B461CA" w:rsidP="00436342">
            <w:pPr>
              <w:rPr>
                <w:ins w:id="282" w:author="Microsoft Office User" w:date="2026-10-15T11:38:00Z"/>
                <w:color w:val="545454"/>
                <w:sz w:val="20"/>
                <w:szCs w:val="20"/>
              </w:rPr>
            </w:pPr>
          </w:p>
        </w:tc>
        <w:tc>
          <w:tcPr>
            <w:tcW w:w="3640" w:type="dxa"/>
          </w:tcPr>
          <w:p w14:paraId="19BECC00" w14:textId="6EDDBE69" w:rsidR="00B461CA" w:rsidRPr="00C56884" w:rsidRDefault="00C56884" w:rsidP="00436342">
            <w:pPr>
              <w:rPr>
                <w:ins w:id="283" w:author="Microsoft Office User" w:date="2026-10-15T11:38:00Z"/>
                <w:color w:val="000000" w:themeColor="text1"/>
                <w:sz w:val="20"/>
                <w:szCs w:val="20"/>
              </w:rPr>
            </w:pPr>
            <w:ins w:id="284" w:author="Microsoft Office User" w:date="2026-10-15T11:51:00Z">
              <w:r w:rsidRPr="00C56884">
                <w:rPr>
                  <w:color w:val="000000" w:themeColor="text1"/>
                  <w:sz w:val="20"/>
                  <w:szCs w:val="20"/>
                </w:rPr>
                <w:t xml:space="preserve">I accepted all the </w:t>
              </w:r>
            </w:ins>
            <w:ins w:id="285" w:author="Microsoft Office User" w:date="2026-10-20T09:23:00Z">
              <w:r w:rsidR="009427BD">
                <w:rPr>
                  <w:color w:val="000000" w:themeColor="text1"/>
                  <w:sz w:val="20"/>
                  <w:szCs w:val="20"/>
                </w:rPr>
                <w:t>orthography</w:t>
              </w:r>
            </w:ins>
            <w:ins w:id="286" w:author="Microsoft Office User" w:date="2026-10-15T11:51:00Z">
              <w:r w:rsidRPr="00C56884">
                <w:rPr>
                  <w:color w:val="000000" w:themeColor="text1"/>
                  <w:sz w:val="20"/>
                  <w:szCs w:val="20"/>
                </w:rPr>
                <w:t xml:space="preserve"> modify that the program suggested</w:t>
              </w:r>
            </w:ins>
            <w:ins w:id="287" w:author="Microsoft Office User" w:date="2026-10-15T11:52:00Z">
              <w:r w:rsidRPr="00C56884">
                <w:rPr>
                  <w:color w:val="000000" w:themeColor="text1"/>
                  <w:sz w:val="20"/>
                  <w:szCs w:val="20"/>
                </w:rPr>
                <w:t>.</w:t>
              </w:r>
            </w:ins>
          </w:p>
          <w:p w14:paraId="47A4CF2D" w14:textId="77777777" w:rsidR="00B461CA" w:rsidRPr="00C56884" w:rsidRDefault="00B461CA" w:rsidP="00436342">
            <w:pPr>
              <w:rPr>
                <w:ins w:id="288" w:author="Microsoft Office User" w:date="2026-10-15T11:38:00Z"/>
                <w:i/>
                <w:iCs/>
                <w:color w:val="000000" w:themeColor="text1"/>
                <w:sz w:val="20"/>
                <w:szCs w:val="20"/>
                <w:rPrChange w:id="289" w:author="Microsoft Office User" w:date="2026-10-15T11:52:00Z">
                  <w:rPr>
                    <w:ins w:id="290" w:author="Microsoft Office User" w:date="2026-10-15T11:38:00Z"/>
                    <w:i/>
                    <w:iCs/>
                    <w:color w:val="545454"/>
                    <w:sz w:val="20"/>
                    <w:szCs w:val="20"/>
                  </w:rPr>
                </w:rPrChange>
              </w:rPr>
            </w:pPr>
          </w:p>
          <w:p w14:paraId="18ACCD83" w14:textId="77777777" w:rsidR="00B461CA" w:rsidRPr="00C56884" w:rsidRDefault="00B461CA" w:rsidP="00436342">
            <w:pPr>
              <w:rPr>
                <w:ins w:id="291" w:author="Microsoft Office User" w:date="2026-10-15T11:38:00Z"/>
                <w:i/>
                <w:iCs/>
                <w:color w:val="000000" w:themeColor="text1"/>
                <w:sz w:val="20"/>
                <w:szCs w:val="20"/>
                <w:rPrChange w:id="292" w:author="Microsoft Office User" w:date="2026-10-15T11:52:00Z">
                  <w:rPr>
                    <w:ins w:id="293" w:author="Microsoft Office User" w:date="2026-10-15T11:38:00Z"/>
                    <w:i/>
                    <w:iCs/>
                    <w:color w:val="545454"/>
                    <w:sz w:val="20"/>
                    <w:szCs w:val="20"/>
                  </w:rPr>
                </w:rPrChange>
              </w:rPr>
            </w:pPr>
          </w:p>
          <w:p w14:paraId="3854DE1A" w14:textId="77777777" w:rsidR="00B461CA" w:rsidRPr="00C56884" w:rsidRDefault="00B461CA" w:rsidP="00436342">
            <w:pPr>
              <w:rPr>
                <w:ins w:id="294" w:author="Microsoft Office User" w:date="2026-10-15T11:38:00Z"/>
                <w:i/>
                <w:iCs/>
                <w:color w:val="000000" w:themeColor="text1"/>
                <w:sz w:val="20"/>
                <w:szCs w:val="20"/>
                <w:rPrChange w:id="295" w:author="Microsoft Office User" w:date="2026-10-15T11:52:00Z">
                  <w:rPr>
                    <w:ins w:id="296" w:author="Microsoft Office User" w:date="2026-10-15T11:38:00Z"/>
                    <w:i/>
                    <w:iCs/>
                    <w:color w:val="545454"/>
                    <w:sz w:val="20"/>
                    <w:szCs w:val="20"/>
                  </w:rPr>
                </w:rPrChange>
              </w:rPr>
            </w:pPr>
          </w:p>
          <w:p w14:paraId="2AD9582C" w14:textId="77777777" w:rsidR="00B461CA" w:rsidRPr="00C56884" w:rsidRDefault="00B461CA" w:rsidP="00436342">
            <w:pPr>
              <w:rPr>
                <w:ins w:id="297" w:author="Microsoft Office User" w:date="2026-10-15T11:38:00Z"/>
                <w:i/>
                <w:iCs/>
                <w:color w:val="000000" w:themeColor="text1"/>
                <w:sz w:val="20"/>
                <w:szCs w:val="20"/>
                <w:rPrChange w:id="298" w:author="Microsoft Office User" w:date="2026-10-15T11:52:00Z">
                  <w:rPr>
                    <w:ins w:id="299" w:author="Microsoft Office User" w:date="2026-10-15T11:38:00Z"/>
                    <w:i/>
                    <w:iCs/>
                    <w:color w:val="545454"/>
                    <w:sz w:val="20"/>
                    <w:szCs w:val="20"/>
                  </w:rPr>
                </w:rPrChange>
              </w:rPr>
            </w:pPr>
          </w:p>
        </w:tc>
      </w:tr>
      <w:tr w:rsidR="00C56884" w14:paraId="674FA28C" w14:textId="77777777" w:rsidTr="00436342">
        <w:trPr>
          <w:trHeight w:val="3034"/>
          <w:ins w:id="300" w:author="Microsoft Office User" w:date="2026-10-15T11:38:00Z"/>
        </w:trPr>
        <w:tc>
          <w:tcPr>
            <w:tcW w:w="3640" w:type="dxa"/>
          </w:tcPr>
          <w:p w14:paraId="16A09554" w14:textId="77777777" w:rsidR="00B461CA" w:rsidRDefault="00B461CA" w:rsidP="00436342">
            <w:pPr>
              <w:rPr>
                <w:ins w:id="301" w:author="Microsoft Office User" w:date="2026-10-15T11:38:00Z"/>
              </w:rPr>
            </w:pPr>
            <w:ins w:id="302" w:author="Microsoft Office User" w:date="2026-10-15T11:38:00Z">
              <w:r>
                <w:rPr>
                  <w:b/>
                  <w:bCs/>
                </w:rPr>
                <w:t>Diligence</w:t>
              </w:r>
            </w:ins>
          </w:p>
          <w:p w14:paraId="298D6AB1" w14:textId="77777777" w:rsidR="00B461CA" w:rsidRDefault="00B461CA" w:rsidP="00436342">
            <w:pPr>
              <w:rPr>
                <w:ins w:id="303" w:author="Microsoft Office User" w:date="2026-10-15T11:38:00Z"/>
                <w:b/>
                <w:bCs/>
              </w:rPr>
            </w:pPr>
            <w:ins w:id="304" w:author="Microsoft Office User" w:date="2026-10-15T11:38:00Z">
              <w:r>
                <w:rPr>
                  <w:i/>
                  <w:iCs/>
                </w:rPr>
                <w:t>Responsibility for your AI use</w:t>
              </w:r>
            </w:ins>
          </w:p>
        </w:tc>
        <w:tc>
          <w:tcPr>
            <w:tcW w:w="3640" w:type="dxa"/>
          </w:tcPr>
          <w:p w14:paraId="3142E477" w14:textId="77777777" w:rsidR="00B461CA" w:rsidRPr="006D35A3" w:rsidRDefault="00B461CA" w:rsidP="00436342">
            <w:pPr>
              <w:rPr>
                <w:ins w:id="305" w:author="Microsoft Office User" w:date="2026-10-15T11:38:00Z"/>
                <w:i/>
                <w:iCs/>
                <w:color w:val="545454"/>
                <w:sz w:val="20"/>
                <w:szCs w:val="20"/>
              </w:rPr>
            </w:pPr>
            <w:ins w:id="306" w:author="Microsoft Office User" w:date="2026-10-15T11:38:00Z">
              <w:r>
                <w:t>Declare all AI tools used and cite them here. Briefly outline how you considered data protection, copyright, and ethical responsibilities when choosing what to input into any AI system. Unauthorised use is subject to CCT disciplinary procedures.</w:t>
              </w:r>
            </w:ins>
          </w:p>
        </w:tc>
        <w:tc>
          <w:tcPr>
            <w:tcW w:w="3640" w:type="dxa"/>
          </w:tcPr>
          <w:p w14:paraId="6E436CBD" w14:textId="77777777" w:rsidR="00B461CA" w:rsidRPr="006D35A3" w:rsidRDefault="00B461CA" w:rsidP="00436342">
            <w:pPr>
              <w:rPr>
                <w:ins w:id="307" w:author="Microsoft Office User" w:date="2026-10-15T11:38:00Z"/>
                <w:sz w:val="20"/>
                <w:szCs w:val="20"/>
              </w:rPr>
            </w:pPr>
            <w:ins w:id="308" w:author="Microsoft Office User" w:date="2026-10-15T11:38:00Z">
              <w:r w:rsidRPr="00D43DAC">
                <w:rPr>
                  <w:sz w:val="20"/>
                  <w:szCs w:val="20"/>
                </w:rPr>
                <w:t>Declare all AI tools used. Do not enter personal, confidential or sensitive information into AI tools. Any external sources used should be appropriately referenced.</w:t>
              </w:r>
            </w:ins>
          </w:p>
          <w:p w14:paraId="2BAF81C0" w14:textId="77777777" w:rsidR="00B461CA" w:rsidRPr="006D35A3" w:rsidRDefault="00B461CA" w:rsidP="00436342">
            <w:pPr>
              <w:rPr>
                <w:ins w:id="309" w:author="Microsoft Office User" w:date="2026-10-15T11:38:00Z"/>
                <w:sz w:val="20"/>
                <w:szCs w:val="20"/>
              </w:rPr>
            </w:pPr>
          </w:p>
          <w:p w14:paraId="07117C98" w14:textId="77777777" w:rsidR="00B461CA" w:rsidRPr="006D35A3" w:rsidRDefault="00B461CA" w:rsidP="00436342">
            <w:pPr>
              <w:rPr>
                <w:ins w:id="310" w:author="Microsoft Office User" w:date="2026-10-15T11:38:00Z"/>
                <w:sz w:val="20"/>
                <w:szCs w:val="20"/>
              </w:rPr>
            </w:pPr>
          </w:p>
          <w:p w14:paraId="44E57E87" w14:textId="77777777" w:rsidR="00B461CA" w:rsidRPr="006D35A3" w:rsidRDefault="00B461CA" w:rsidP="00436342">
            <w:pPr>
              <w:pStyle w:val="ListParagraph"/>
              <w:ind w:left="403"/>
              <w:rPr>
                <w:ins w:id="311" w:author="Microsoft Office User" w:date="2026-10-15T11:38:00Z"/>
                <w:color w:val="545454"/>
                <w:sz w:val="20"/>
                <w:szCs w:val="20"/>
              </w:rPr>
            </w:pPr>
          </w:p>
        </w:tc>
        <w:tc>
          <w:tcPr>
            <w:tcW w:w="3640" w:type="dxa"/>
          </w:tcPr>
          <w:p w14:paraId="3333DA6F" w14:textId="77777777" w:rsidR="00B461CA" w:rsidRPr="00C56884" w:rsidRDefault="00C56884" w:rsidP="00436342">
            <w:pPr>
              <w:rPr>
                <w:ins w:id="312" w:author="Microsoft Office User" w:date="2026-10-15T11:38:00Z"/>
                <w:color w:val="000000" w:themeColor="text1"/>
                <w:sz w:val="20"/>
                <w:szCs w:val="20"/>
              </w:rPr>
            </w:pPr>
            <w:ins w:id="313" w:author="Microsoft Office User" w:date="2026-10-15T11:52:00Z">
              <w:r w:rsidRPr="00C56884">
                <w:rPr>
                  <w:color w:val="000000" w:themeColor="text1"/>
                  <w:sz w:val="20"/>
                  <w:szCs w:val="20"/>
                </w:rPr>
                <w:t>Grammarly</w:t>
              </w:r>
            </w:ins>
          </w:p>
        </w:tc>
      </w:tr>
    </w:tbl>
    <w:p w14:paraId="751BC6F9" w14:textId="77777777" w:rsidR="00B461CA" w:rsidRDefault="00B461CA" w:rsidP="00B461CA">
      <w:pPr>
        <w:rPr>
          <w:ins w:id="314" w:author="Microsoft Office User" w:date="2026-10-15T11:38:00Z"/>
          <w:i/>
          <w:iCs/>
          <w:color w:val="545454"/>
          <w:sz w:val="20"/>
          <w:szCs w:val="20"/>
          <w:highlight w:val="yellow"/>
        </w:rPr>
      </w:pPr>
    </w:p>
    <w:p w14:paraId="45AD30CC" w14:textId="77777777" w:rsidR="00B461CA" w:rsidRDefault="00B461CA" w:rsidP="00B461CA">
      <w:pPr>
        <w:rPr>
          <w:ins w:id="315" w:author="Microsoft Office User" w:date="2026-10-15T11:44:00Z"/>
          <w:sz w:val="20"/>
          <w:szCs w:val="20"/>
        </w:rPr>
      </w:pPr>
      <w:ins w:id="316" w:author="Microsoft Office User" w:date="2026-10-15T11:38:00Z">
        <w:r>
          <w:rPr>
            <w:sz w:val="20"/>
            <w:szCs w:val="20"/>
          </w:rPr>
          <w:lastRenderedPageBreak/>
          <w:t xml:space="preserve">Adapted from the </w:t>
        </w:r>
        <w:r>
          <w:fldChar w:fldCharType="begin"/>
        </w:r>
        <w:r>
          <w:instrText>HYPERLINK "https://anthropic.skilljar.com/teaching-ai-fluency" \h</w:instrText>
        </w:r>
        <w:r>
          <w:fldChar w:fldCharType="separate"/>
        </w:r>
        <w:r>
          <w:rPr>
            <w:i/>
            <w:iCs/>
            <w:color w:val="1155CC"/>
            <w:sz w:val="20"/>
            <w:szCs w:val="20"/>
            <w:u w:val="single"/>
          </w:rPr>
          <w:t>AI Fluency Framework</w:t>
        </w:r>
        <w:r>
          <w:rPr>
            <w:i/>
            <w:iCs/>
            <w:color w:val="1155CC"/>
            <w:sz w:val="20"/>
            <w:szCs w:val="20"/>
            <w:u w:val="single"/>
          </w:rPr>
          <w:fldChar w:fldCharType="end"/>
        </w:r>
        <w:r>
          <w:rPr>
            <w:sz w:val="20"/>
            <w:szCs w:val="20"/>
          </w:rPr>
          <w:t xml:space="preserve"> (</w:t>
        </w:r>
        <w:proofErr w:type="spellStart"/>
        <w:r>
          <w:rPr>
            <w:sz w:val="20"/>
            <w:szCs w:val="20"/>
          </w:rPr>
          <w:t>Dakan</w:t>
        </w:r>
        <w:proofErr w:type="spellEnd"/>
        <w:r>
          <w:rPr>
            <w:sz w:val="20"/>
            <w:szCs w:val="20"/>
          </w:rPr>
          <w:t>, Feller, Anthropic, 2025).</w:t>
        </w:r>
      </w:ins>
    </w:p>
    <w:p w14:paraId="2035E325" w14:textId="77777777" w:rsidR="00931C01" w:rsidRDefault="00931C01" w:rsidP="00B461CA">
      <w:pPr>
        <w:rPr>
          <w:ins w:id="317" w:author="Microsoft Office User" w:date="2026-10-15T11:44:00Z"/>
          <w:sz w:val="20"/>
          <w:szCs w:val="20"/>
        </w:rPr>
      </w:pPr>
    </w:p>
    <w:p w14:paraId="4E57BE89" w14:textId="77777777" w:rsidR="00931C01" w:rsidRDefault="00931C01" w:rsidP="00931C01">
      <w:pPr>
        <w:pStyle w:val="Heading1"/>
        <w:rPr>
          <w:ins w:id="318" w:author="Microsoft Office User" w:date="2026-10-15T11:44:00Z"/>
        </w:rPr>
      </w:pPr>
      <w:ins w:id="319" w:author="Microsoft Office User" w:date="2026-10-15T11:44:00Z">
        <w:r>
          <w:t>Appendix</w:t>
        </w:r>
      </w:ins>
    </w:p>
    <w:p w14:paraId="17355B2C" w14:textId="77777777" w:rsidR="00931C01" w:rsidRDefault="00931C01" w:rsidP="00931C01">
      <w:pPr>
        <w:rPr>
          <w:ins w:id="320" w:author="Microsoft Office User" w:date="2026-10-15T11:44:00Z"/>
        </w:rPr>
      </w:pPr>
    </w:p>
    <w:p w14:paraId="74F772CF" w14:textId="77777777" w:rsidR="00931C01" w:rsidRPr="00931C01" w:rsidRDefault="00931C01" w:rsidP="00931C01">
      <w:pPr>
        <w:rPr>
          <w:ins w:id="321" w:author="Microsoft Office User" w:date="2026-10-15T11:38:00Z"/>
        </w:rPr>
      </w:pPr>
      <w:ins w:id="322" w:author="Microsoft Office User" w:date="2026-10-15T11:45:00Z">
        <w:r>
          <w:rPr>
            <w:noProof/>
            <w14:ligatures w14:val="standardContextual"/>
          </w:rPr>
          <w:drawing>
            <wp:inline distT="0" distB="0" distL="0" distR="0" wp14:anchorId="0D952BE7" wp14:editId="2EC1FAE3">
              <wp:extent cx="6120130" cy="3596640"/>
              <wp:effectExtent l="0" t="0" r="1270" b="0"/>
              <wp:docPr id="25003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545" name="Picture 250035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596640"/>
                      </a:xfrm>
                      <a:prstGeom prst="rect">
                        <a:avLst/>
                      </a:prstGeom>
                    </pic:spPr>
                  </pic:pic>
                </a:graphicData>
              </a:graphic>
            </wp:inline>
          </w:drawing>
        </w:r>
      </w:ins>
    </w:p>
    <w:p w14:paraId="53FC6882" w14:textId="77777777" w:rsidR="00B461CA" w:rsidRPr="00B461CA" w:rsidRDefault="00B461CA" w:rsidP="00B461CA"/>
    <w:sectPr w:rsidR="00B461CA" w:rsidRPr="00B461CA" w:rsidSect="00363077">
      <w:footerReference w:type="default" r:id="rId13"/>
      <w:pgSz w:w="11906" w:h="16838"/>
      <w:pgMar w:top="1134" w:right="1134" w:bottom="1134" w:left="1134" w:header="709" w:footer="709" w:gutter="0"/>
      <w:pgNumType w:start="1"/>
      <w:cols w:space="720"/>
      <w:docGrid w:linePitch="0"/>
      <w:sectPrChange w:id="323" w:author="Microsoft Office User" w:date="2026-10-15T11:26:00Z">
        <w:sectPr w:rsidR="00B461CA" w:rsidRPr="00B461CA" w:rsidSect="00363077">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24554" w14:textId="77777777" w:rsidR="00C664FE" w:rsidRDefault="00C664FE" w:rsidP="00BF0287">
      <w:r>
        <w:separator/>
      </w:r>
    </w:p>
  </w:endnote>
  <w:endnote w:type="continuationSeparator" w:id="0">
    <w:p w14:paraId="37A3EB23" w14:textId="77777777" w:rsidR="00C664FE" w:rsidRDefault="00C664FE" w:rsidP="00BF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Play">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7"/>
      <w:id w:val="1712455403"/>
    </w:sdtPr>
    <w:sdtContent>
      <w:p w14:paraId="37181CEC" w14:textId="77777777" w:rsidR="00B461CA" w:rsidRPr="00745644" w:rsidRDefault="00000000">
        <w:pPr>
          <w:jc w:val="right"/>
        </w:pPr>
        <w:sdt>
          <w:sdtPr>
            <w:tag w:val="goog_rdk_5"/>
            <w:id w:val="-183597685"/>
          </w:sdtPr>
          <w:sdtContent>
            <w:r w:rsidR="00B461CA">
              <w:rPr>
                <w:color w:val="000000"/>
              </w:rPr>
              <w:fldChar w:fldCharType="begin"/>
            </w:r>
            <w:r w:rsidR="00B461CA">
              <w:rPr>
                <w:color w:val="000000"/>
              </w:rPr>
              <w:instrText>PAGE</w:instrText>
            </w:r>
            <w:r w:rsidR="00B461CA">
              <w:rPr>
                <w:color w:val="000000"/>
              </w:rPr>
              <w:fldChar w:fldCharType="separate"/>
            </w:r>
            <w:r w:rsidR="00B461CA">
              <w:rPr>
                <w:noProof/>
                <w:color w:val="000000"/>
              </w:rPr>
              <w:t>1</w:t>
            </w:r>
            <w:r w:rsidR="00B461CA">
              <w:rPr>
                <w:color w:val="000000"/>
              </w:rPr>
              <w:fldChar w:fldCharType="end"/>
            </w:r>
            <w:sdt>
              <w:sdtPr>
                <w:tag w:val="goog_rdk_6"/>
                <w:id w:val="2077171782"/>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7"/>
      <w:id w:val="917946606"/>
    </w:sdtPr>
    <w:sdtContent>
      <w:p w14:paraId="128B1CB2" w14:textId="77777777" w:rsidR="006323D4" w:rsidRPr="00745644" w:rsidRDefault="00000000">
        <w:pPr>
          <w:jc w:val="right"/>
        </w:pPr>
        <w:sdt>
          <w:sdtPr>
            <w:tag w:val="goog_rdk_5"/>
            <w:id w:val="1181163791"/>
          </w:sdtPr>
          <w:sdtContent>
            <w:r w:rsidR="006323D4">
              <w:rPr>
                <w:color w:val="000000"/>
              </w:rPr>
              <w:fldChar w:fldCharType="begin"/>
            </w:r>
            <w:r w:rsidR="006323D4">
              <w:rPr>
                <w:color w:val="000000"/>
              </w:rPr>
              <w:instrText>PAGE</w:instrText>
            </w:r>
            <w:r w:rsidR="006323D4">
              <w:rPr>
                <w:color w:val="000000"/>
              </w:rPr>
              <w:fldChar w:fldCharType="separate"/>
            </w:r>
            <w:r w:rsidR="006323D4">
              <w:rPr>
                <w:noProof/>
                <w:color w:val="000000"/>
              </w:rPr>
              <w:t>1</w:t>
            </w:r>
            <w:r w:rsidR="006323D4">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FAD3D" w14:textId="77777777" w:rsidR="00C664FE" w:rsidRDefault="00C664FE" w:rsidP="00BF0287">
      <w:r>
        <w:separator/>
      </w:r>
    </w:p>
  </w:footnote>
  <w:footnote w:type="continuationSeparator" w:id="0">
    <w:p w14:paraId="72EAF3F8" w14:textId="77777777" w:rsidR="00C664FE" w:rsidRDefault="00C664FE" w:rsidP="00BF0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2E9E"/>
    <w:multiLevelType w:val="hybridMultilevel"/>
    <w:tmpl w:val="0E007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E05E07"/>
    <w:multiLevelType w:val="hybridMultilevel"/>
    <w:tmpl w:val="F3000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AFC3975"/>
    <w:multiLevelType w:val="hybridMultilevel"/>
    <w:tmpl w:val="F320A0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6464BA"/>
    <w:multiLevelType w:val="hybridMultilevel"/>
    <w:tmpl w:val="FD565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570B49"/>
    <w:multiLevelType w:val="hybridMultilevel"/>
    <w:tmpl w:val="5B7E8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45138D"/>
    <w:multiLevelType w:val="hybridMultilevel"/>
    <w:tmpl w:val="870C38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A85657"/>
    <w:multiLevelType w:val="hybridMultilevel"/>
    <w:tmpl w:val="2FF05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7A0CEC"/>
    <w:multiLevelType w:val="hybridMultilevel"/>
    <w:tmpl w:val="DD384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57634"/>
    <w:multiLevelType w:val="hybridMultilevel"/>
    <w:tmpl w:val="DA188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3F0A58"/>
    <w:multiLevelType w:val="hybridMultilevel"/>
    <w:tmpl w:val="0F569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020320"/>
    <w:multiLevelType w:val="hybridMultilevel"/>
    <w:tmpl w:val="13CE4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8890762">
    <w:abstractNumId w:val="3"/>
  </w:num>
  <w:num w:numId="2" w16cid:durableId="1847011188">
    <w:abstractNumId w:val="5"/>
  </w:num>
  <w:num w:numId="3" w16cid:durableId="424303887">
    <w:abstractNumId w:val="7"/>
  </w:num>
  <w:num w:numId="4" w16cid:durableId="2054962171">
    <w:abstractNumId w:val="6"/>
  </w:num>
  <w:num w:numId="5" w16cid:durableId="2021934444">
    <w:abstractNumId w:val="11"/>
  </w:num>
  <w:num w:numId="6" w16cid:durableId="399790970">
    <w:abstractNumId w:val="4"/>
  </w:num>
  <w:num w:numId="7" w16cid:durableId="1907258742">
    <w:abstractNumId w:val="10"/>
  </w:num>
  <w:num w:numId="8" w16cid:durableId="1701783417">
    <w:abstractNumId w:val="1"/>
  </w:num>
  <w:num w:numId="9" w16cid:durableId="1254046079">
    <w:abstractNumId w:val="0"/>
  </w:num>
  <w:num w:numId="10" w16cid:durableId="1976183512">
    <w:abstractNumId w:val="8"/>
  </w:num>
  <w:num w:numId="11" w16cid:durableId="95446899">
    <w:abstractNumId w:val="9"/>
  </w:num>
  <w:num w:numId="12" w16cid:durableId="660163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13"/>
    <w:rsid w:val="00000614"/>
    <w:rsid w:val="000C0810"/>
    <w:rsid w:val="000E06A5"/>
    <w:rsid w:val="00317489"/>
    <w:rsid w:val="003355DB"/>
    <w:rsid w:val="00335C6D"/>
    <w:rsid w:val="00363077"/>
    <w:rsid w:val="00370A0D"/>
    <w:rsid w:val="00397BF6"/>
    <w:rsid w:val="003A7449"/>
    <w:rsid w:val="003D0471"/>
    <w:rsid w:val="003D5F0C"/>
    <w:rsid w:val="004E1B7A"/>
    <w:rsid w:val="00503988"/>
    <w:rsid w:val="00577AD0"/>
    <w:rsid w:val="005969A0"/>
    <w:rsid w:val="006323D4"/>
    <w:rsid w:val="00641721"/>
    <w:rsid w:val="00734093"/>
    <w:rsid w:val="00770855"/>
    <w:rsid w:val="007A6D13"/>
    <w:rsid w:val="00931C01"/>
    <w:rsid w:val="009427BD"/>
    <w:rsid w:val="0098627C"/>
    <w:rsid w:val="0099556C"/>
    <w:rsid w:val="00A82CE0"/>
    <w:rsid w:val="00B20460"/>
    <w:rsid w:val="00B461CA"/>
    <w:rsid w:val="00BB67E5"/>
    <w:rsid w:val="00BF0287"/>
    <w:rsid w:val="00BF63AA"/>
    <w:rsid w:val="00C4222D"/>
    <w:rsid w:val="00C56884"/>
    <w:rsid w:val="00C664FE"/>
    <w:rsid w:val="00DC5DAE"/>
    <w:rsid w:val="00FD2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15D4"/>
  <w15:chartTrackingRefBased/>
  <w15:docId w15:val="{94215937-8AF2-E543-B37B-BE3E3B66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D13"/>
    <w:rPr>
      <w:rFonts w:ascii="Calibri" w:eastAsia="Calibri" w:hAnsi="Calibri" w:cs="Calibri"/>
      <w:kern w:val="0"/>
      <w:sz w:val="22"/>
      <w:szCs w:val="22"/>
      <w:lang w:val="en-IE" w:eastAsia="en-GB"/>
      <w14:ligatures w14:val="none"/>
    </w:rPr>
  </w:style>
  <w:style w:type="paragraph" w:styleId="Heading1">
    <w:name w:val="heading 1"/>
    <w:basedOn w:val="Normal"/>
    <w:next w:val="Normal"/>
    <w:link w:val="Heading1Char"/>
    <w:uiPriority w:val="9"/>
    <w:qFormat/>
    <w:rsid w:val="0000061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06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0A0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82CE0"/>
    <w:rPr>
      <w:rFonts w:ascii="Calibri" w:eastAsia="Calibri" w:hAnsi="Calibri" w:cs="Calibri"/>
      <w:kern w:val="0"/>
      <w:sz w:val="22"/>
      <w:szCs w:val="22"/>
      <w:lang w:val="en-IE" w:eastAsia="en-GB"/>
      <w14:ligatures w14:val="none"/>
    </w:rPr>
  </w:style>
  <w:style w:type="character" w:customStyle="1" w:styleId="Heading1Char">
    <w:name w:val="Heading 1 Char"/>
    <w:basedOn w:val="DefaultParagraphFont"/>
    <w:link w:val="Heading1"/>
    <w:uiPriority w:val="9"/>
    <w:rsid w:val="00000614"/>
    <w:rPr>
      <w:rFonts w:asciiTheme="majorHAnsi" w:eastAsiaTheme="majorEastAsia" w:hAnsiTheme="majorHAnsi" w:cstheme="majorBidi"/>
      <w:color w:val="2F5496" w:themeColor="accent1" w:themeShade="BF"/>
      <w:kern w:val="0"/>
      <w:sz w:val="32"/>
      <w:szCs w:val="32"/>
      <w:lang w:val="en-IE" w:eastAsia="en-GB"/>
      <w14:ligatures w14:val="none"/>
    </w:rPr>
  </w:style>
  <w:style w:type="character" w:customStyle="1" w:styleId="Heading2Char">
    <w:name w:val="Heading 2 Char"/>
    <w:basedOn w:val="DefaultParagraphFont"/>
    <w:link w:val="Heading2"/>
    <w:uiPriority w:val="9"/>
    <w:rsid w:val="00000614"/>
    <w:rPr>
      <w:rFonts w:asciiTheme="majorHAnsi" w:eastAsiaTheme="majorEastAsia" w:hAnsiTheme="majorHAnsi" w:cstheme="majorBidi"/>
      <w:color w:val="2F5496" w:themeColor="accent1" w:themeShade="BF"/>
      <w:kern w:val="0"/>
      <w:sz w:val="26"/>
      <w:szCs w:val="26"/>
      <w:lang w:val="en-IE" w:eastAsia="en-GB"/>
      <w14:ligatures w14:val="none"/>
    </w:rPr>
  </w:style>
  <w:style w:type="paragraph" w:styleId="Title">
    <w:name w:val="Title"/>
    <w:basedOn w:val="Normal"/>
    <w:next w:val="Normal"/>
    <w:link w:val="TitleChar"/>
    <w:uiPriority w:val="10"/>
    <w:qFormat/>
    <w:rsid w:val="000006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614"/>
    <w:rPr>
      <w:rFonts w:asciiTheme="majorHAnsi" w:eastAsiaTheme="majorEastAsia" w:hAnsiTheme="majorHAnsi" w:cstheme="majorBidi"/>
      <w:spacing w:val="-10"/>
      <w:kern w:val="28"/>
      <w:sz w:val="56"/>
      <w:szCs w:val="56"/>
      <w:lang w:val="en-IE" w:eastAsia="en-GB"/>
      <w14:ligatures w14:val="none"/>
    </w:rPr>
  </w:style>
  <w:style w:type="paragraph" w:styleId="Subtitle">
    <w:name w:val="Subtitle"/>
    <w:basedOn w:val="Normal"/>
    <w:next w:val="Normal"/>
    <w:link w:val="SubtitleChar"/>
    <w:uiPriority w:val="11"/>
    <w:qFormat/>
    <w:rsid w:val="0000061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00614"/>
    <w:rPr>
      <w:rFonts w:eastAsiaTheme="minorEastAsia"/>
      <w:color w:val="5A5A5A" w:themeColor="text1" w:themeTint="A5"/>
      <w:spacing w:val="15"/>
      <w:kern w:val="0"/>
      <w:sz w:val="22"/>
      <w:szCs w:val="22"/>
      <w:lang w:val="en-IE" w:eastAsia="en-GB"/>
      <w14:ligatures w14:val="none"/>
    </w:rPr>
  </w:style>
  <w:style w:type="character" w:styleId="SubtleEmphasis">
    <w:name w:val="Subtle Emphasis"/>
    <w:basedOn w:val="DefaultParagraphFont"/>
    <w:uiPriority w:val="19"/>
    <w:qFormat/>
    <w:rsid w:val="00000614"/>
    <w:rPr>
      <w:i/>
      <w:iCs/>
      <w:color w:val="404040" w:themeColor="text1" w:themeTint="BF"/>
    </w:rPr>
  </w:style>
  <w:style w:type="paragraph" w:styleId="ListParagraph">
    <w:name w:val="List Paragraph"/>
    <w:basedOn w:val="Normal"/>
    <w:uiPriority w:val="1"/>
    <w:qFormat/>
    <w:rsid w:val="00C4222D"/>
    <w:pPr>
      <w:ind w:left="720"/>
      <w:contextualSpacing/>
    </w:pPr>
  </w:style>
  <w:style w:type="paragraph" w:styleId="FootnoteText">
    <w:name w:val="footnote text"/>
    <w:basedOn w:val="Normal"/>
    <w:link w:val="FootnoteTextChar"/>
    <w:uiPriority w:val="99"/>
    <w:semiHidden/>
    <w:unhideWhenUsed/>
    <w:rsid w:val="00BF0287"/>
    <w:rPr>
      <w:sz w:val="20"/>
      <w:szCs w:val="20"/>
    </w:rPr>
  </w:style>
  <w:style w:type="character" w:customStyle="1" w:styleId="FootnoteTextChar">
    <w:name w:val="Footnote Text Char"/>
    <w:basedOn w:val="DefaultParagraphFont"/>
    <w:link w:val="FootnoteText"/>
    <w:uiPriority w:val="99"/>
    <w:semiHidden/>
    <w:rsid w:val="00BF0287"/>
    <w:rPr>
      <w:rFonts w:ascii="Calibri" w:eastAsia="Calibri" w:hAnsi="Calibri" w:cs="Calibri"/>
      <w:kern w:val="0"/>
      <w:sz w:val="20"/>
      <w:szCs w:val="20"/>
      <w:lang w:val="en-IE" w:eastAsia="en-GB"/>
      <w14:ligatures w14:val="none"/>
    </w:rPr>
  </w:style>
  <w:style w:type="character" w:styleId="FootnoteReference">
    <w:name w:val="footnote reference"/>
    <w:basedOn w:val="DefaultParagraphFont"/>
    <w:uiPriority w:val="99"/>
    <w:semiHidden/>
    <w:unhideWhenUsed/>
    <w:rsid w:val="00BF0287"/>
    <w:rPr>
      <w:vertAlign w:val="superscript"/>
    </w:rPr>
  </w:style>
  <w:style w:type="paragraph" w:styleId="Bibliography">
    <w:name w:val="Bibliography"/>
    <w:basedOn w:val="Normal"/>
    <w:next w:val="Normal"/>
    <w:uiPriority w:val="37"/>
    <w:unhideWhenUsed/>
    <w:rsid w:val="00370A0D"/>
    <w:pPr>
      <w:spacing w:after="240"/>
    </w:pPr>
  </w:style>
  <w:style w:type="character" w:customStyle="1" w:styleId="Heading3Char">
    <w:name w:val="Heading 3 Char"/>
    <w:basedOn w:val="DefaultParagraphFont"/>
    <w:link w:val="Heading3"/>
    <w:uiPriority w:val="9"/>
    <w:semiHidden/>
    <w:rsid w:val="00370A0D"/>
    <w:rPr>
      <w:rFonts w:asciiTheme="majorHAnsi" w:eastAsiaTheme="majorEastAsia" w:hAnsiTheme="majorHAnsi" w:cstheme="majorBidi"/>
      <w:color w:val="1F3763" w:themeColor="accent1" w:themeShade="7F"/>
      <w:kern w:val="0"/>
      <w:lang w:val="en-IE" w:eastAsia="en-GB"/>
      <w14:ligatures w14:val="none"/>
    </w:rPr>
  </w:style>
  <w:style w:type="paragraph" w:styleId="TOC1">
    <w:name w:val="toc 1"/>
    <w:basedOn w:val="Normal"/>
    <w:next w:val="Normal"/>
    <w:autoRedefine/>
    <w:uiPriority w:val="39"/>
    <w:unhideWhenUsed/>
    <w:rsid w:val="00370A0D"/>
    <w:pPr>
      <w:tabs>
        <w:tab w:val="right" w:leader="dot" w:pos="9016"/>
      </w:tabs>
      <w:spacing w:after="100"/>
    </w:pPr>
  </w:style>
  <w:style w:type="paragraph" w:styleId="TOC2">
    <w:name w:val="toc 2"/>
    <w:basedOn w:val="Normal"/>
    <w:next w:val="Normal"/>
    <w:autoRedefine/>
    <w:uiPriority w:val="39"/>
    <w:unhideWhenUsed/>
    <w:rsid w:val="00370A0D"/>
    <w:pPr>
      <w:spacing w:after="100"/>
      <w:ind w:left="220"/>
    </w:pPr>
  </w:style>
  <w:style w:type="character" w:styleId="Hyperlink">
    <w:name w:val="Hyperlink"/>
    <w:basedOn w:val="DefaultParagraphFont"/>
    <w:uiPriority w:val="99"/>
    <w:unhideWhenUsed/>
    <w:rsid w:val="00370A0D"/>
    <w:rPr>
      <w:color w:val="0563C1" w:themeColor="hyperlink"/>
      <w:u w:val="single"/>
    </w:rPr>
  </w:style>
  <w:style w:type="table" w:styleId="TableGrid">
    <w:name w:val="Table Grid"/>
    <w:basedOn w:val="TableNormal"/>
    <w:uiPriority w:val="39"/>
    <w:rsid w:val="006323D4"/>
    <w:rPr>
      <w:rFonts w:ascii="Calibri" w:eastAsia="Calibri" w:hAnsi="Calibri" w:cs="Calibri"/>
      <w:kern w:val="0"/>
      <w:sz w:val="22"/>
      <w:szCs w:val="22"/>
      <w:lang w:val="en-IE"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323D4"/>
    <w:pPr>
      <w:widowControl w:val="0"/>
      <w:autoSpaceDE w:val="0"/>
      <w:autoSpaceDN w:val="0"/>
    </w:pPr>
    <w:rPr>
      <w:rFonts w:ascii="Georgia" w:eastAsia="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2E833-BBCA-0247-A66D-D6C013BFB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14</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2026-10-14T21:03:00Z</dcterms:created>
  <dcterms:modified xsi:type="dcterms:W3CDTF">2026-10-22T09:31:00Z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id="lUR4FDdB"/&gt;&lt;style id="http://www.zotero.org/styles/harvard-cite-them-right-no-et-al" locale="en-GB" hasBibliography="1" bibliographyStyleHasBeenSet="1"/&gt;&lt;prefs&gt;&lt;pref name="fieldType" value="Field</vt:lpwstr>
  </property>
  <property fmtid="{D5CDD505-2E9C-101B-9397-08002B2CF9AE}" pid="3" name="ZOTERO_PREF_2">
    <vt:lpwstr>"/&gt;&lt;/prefs&gt;&lt;/data&gt;</vt:lpwstr>
  </property>
</Properties>
</file>